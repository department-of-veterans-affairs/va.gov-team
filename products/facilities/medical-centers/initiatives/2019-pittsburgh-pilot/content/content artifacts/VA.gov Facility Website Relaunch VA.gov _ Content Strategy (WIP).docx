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4q3lzhptzyym" w:id="0"/>
      <w:bookmarkEnd w:id="0"/>
      <w:r w:rsidDel="00000000" w:rsidR="00000000" w:rsidRPr="00000000">
        <w:rPr>
          <w:rtl w:val="0"/>
        </w:rPr>
        <w:t xml:space="preserve">VA.gov Facility Website Relaunch </w:t>
        <w:br w:type="textWrapping"/>
      </w:r>
    </w:p>
    <w:p w:rsidR="00000000" w:rsidDel="00000000" w:rsidP="00000000" w:rsidRDefault="00000000" w:rsidRPr="00000000" w14:paraId="00000002">
      <w:pPr>
        <w:pStyle w:val="Heading2"/>
        <w:rPr/>
      </w:pPr>
      <w:bookmarkStart w:colFirst="0" w:colLast="0" w:name="_se4cm36g7w9a" w:id="1"/>
      <w:bookmarkEnd w:id="1"/>
      <w:r w:rsidDel="00000000" w:rsidR="00000000" w:rsidRPr="00000000">
        <w:rPr>
          <w:rtl w:val="0"/>
        </w:rPr>
        <w:t xml:space="preserve">Digital Content Strategy</w:t>
        <w:br w:type="textWrapping"/>
        <w:t xml:space="preserve">Website Authoring Guidance </w:t>
        <w:br w:type="textWrapping"/>
        <w:t xml:space="preserve">Content Types ⇔ Copy Deck Templates</w:t>
        <w:br w:type="textWrapping"/>
      </w:r>
    </w:p>
    <w:p w:rsidR="00000000" w:rsidDel="00000000" w:rsidP="00000000" w:rsidRDefault="00000000" w:rsidRPr="00000000" w14:paraId="00000003">
      <w:pPr>
        <w:numPr>
          <w:ilvl w:val="0"/>
          <w:numId w:val="1"/>
        </w:numPr>
        <w:pBdr>
          <w:top w:color="bfbfbf" w:space="0" w:sz="6" w:val="single"/>
          <w:bottom w:color="auto" w:space="0" w:sz="0" w:val="none"/>
          <w:right w:color="auto" w:space="0" w:sz="0" w:val="none"/>
        </w:pBdr>
        <w:spacing w:before="40" w:line="360" w:lineRule="auto"/>
        <w:ind w:left="0" w:firstLine="0"/>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b w:val="1"/>
          <w:sz w:val="60"/>
          <w:szCs w:val="60"/>
          <w:rtl w:val="0"/>
        </w:rPr>
        <w:t xml:space="preserve">WIP</w:t>
      </w:r>
      <w:r w:rsidDel="00000000" w:rsidR="00000000" w:rsidRPr="00000000">
        <w:br w:type="page"/>
      </w: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e4cm36g7w9a">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Digital Content Strategy</w:t>
              <w:br w:type="textWrapping"/>
              <w:t xml:space="preserve">Website Authoring Guidance </w:t>
              <w:br w:type="textWrapping"/>
              <w:t xml:space="preserve">Content Types ⇔ Copy Deck Templates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_se4cm36g7w9a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oqmzxteet4s2">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Digital Content Strategy</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_oqmzxteet4s2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cff8kdx44sm">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How will this impact digital content?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_ycff8kdx44sm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hucaidgq2xi">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Where do we start?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_1hucaidgq2xi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clayf5lanbxx">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Expectations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_clayf5lanbxx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dn3nhlhevmv2">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Authoring Guidance for VA Health Facilities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_dn3nhlhevmv2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ffxo8jbdrlr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_ffxo8jbdrlr8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9au3hu7pu9nc">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Content Experience Principles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_9au3hu7pu9nc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izfnb62kle1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Make it simple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_izfnb62kle1r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w7ui3xsmr4z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Make it relevant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_w7ui3xsmr4zb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d7lyueehck4d">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Help me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_d7lyueehck4d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c93g87fq7814">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Earn my trust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_c93g87fq7814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tboo3ywrzno5">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Patient Experience Principles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_tboo3ywrzno5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vss9icxiiij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Moments that Matter</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_vss9icxiiiju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pkcbxcgssocz">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Additional Authoring Guidance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_pkcbxcgssocz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pPr>
          <w:hyperlink w:anchor="_5n5aui6tp6ro">
            <w:r w:rsidDel="00000000" w:rsidR="00000000" w:rsidRPr="00000000">
              <w:rPr>
                <w:rtl w:val="0"/>
              </w:rPr>
              <w:t xml:space="preserve">User-Centered Content</w:t>
            </w:r>
          </w:hyperlink>
          <w:r w:rsidDel="00000000" w:rsidR="00000000" w:rsidRPr="00000000">
            <w:rPr>
              <w:rtl w:val="0"/>
            </w:rPr>
            <w:tab/>
          </w:r>
          <w:r w:rsidDel="00000000" w:rsidR="00000000" w:rsidRPr="00000000">
            <w:fldChar w:fldCharType="begin"/>
            <w:instrText xml:space="preserve"> PAGEREF _5n5aui6tp6ro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pPr>
          <w:hyperlink w:anchor="_pjfhhau0wysh">
            <w:r w:rsidDel="00000000" w:rsidR="00000000" w:rsidRPr="00000000">
              <w:rPr>
                <w:rtl w:val="0"/>
              </w:rPr>
              <w:t xml:space="preserve">18F Style Content Guide: https://content-guide.18f.gov/</w:t>
            </w:r>
          </w:hyperlink>
          <w:r w:rsidDel="00000000" w:rsidR="00000000" w:rsidRPr="00000000">
            <w:rPr>
              <w:rtl w:val="0"/>
            </w:rPr>
            <w:tab/>
          </w:r>
          <w:r w:rsidDel="00000000" w:rsidR="00000000" w:rsidRPr="00000000">
            <w:fldChar w:fldCharType="begin"/>
            <w:instrText xml:space="preserve"> PAGEREF _pjfhhau0wysh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pPr>
          <w:hyperlink w:anchor="_3emjgywn8ynr">
            <w:r w:rsidDel="00000000" w:rsidR="00000000" w:rsidRPr="00000000">
              <w:rPr>
                <w:rtl w:val="0"/>
              </w:rPr>
              <w:t xml:space="preserve">Health Care Content</w:t>
            </w:r>
          </w:hyperlink>
          <w:r w:rsidDel="00000000" w:rsidR="00000000" w:rsidRPr="00000000">
            <w:rPr>
              <w:rtl w:val="0"/>
            </w:rPr>
            <w:tab/>
          </w:r>
          <w:r w:rsidDel="00000000" w:rsidR="00000000" w:rsidRPr="00000000">
            <w:fldChar w:fldCharType="begin"/>
            <w:instrText xml:space="preserve"> PAGEREF _3emjgywn8ynr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ku77h0e970dn">
            <w:r w:rsidDel="00000000" w:rsidR="00000000" w:rsidRPr="00000000">
              <w:rPr>
                <w:rtl w:val="0"/>
              </w:rPr>
              <w:t xml:space="preserve">Health Literacy Online: https://health.gov/healthliteracyonline/</w:t>
            </w:r>
          </w:hyperlink>
          <w:r w:rsidDel="00000000" w:rsidR="00000000" w:rsidRPr="00000000">
            <w:rPr>
              <w:rtl w:val="0"/>
            </w:rPr>
            <w:tab/>
          </w:r>
          <w:r w:rsidDel="00000000" w:rsidR="00000000" w:rsidRPr="00000000">
            <w:fldChar w:fldCharType="begin"/>
            <w:instrText xml:space="preserve"> PAGEREF _ku77h0e970dn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g1wxraoz5w9j">
            <w:r w:rsidDel="00000000" w:rsidR="00000000" w:rsidRPr="00000000">
              <w:rPr>
                <w:b w:val="1"/>
                <w:rtl w:val="0"/>
              </w:rPr>
              <w:t xml:space="preserve">Content Types</w:t>
            </w:r>
          </w:hyperlink>
          <w:r w:rsidDel="00000000" w:rsidR="00000000" w:rsidRPr="00000000">
            <w:rPr>
              <w:b w:val="1"/>
              <w:rtl w:val="0"/>
            </w:rPr>
            <w:tab/>
          </w:r>
          <w:r w:rsidDel="00000000" w:rsidR="00000000" w:rsidRPr="00000000">
            <w:fldChar w:fldCharType="begin"/>
            <w:instrText xml:space="preserve"> PAGEREF _g1wxraoz5w9j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1wdeums9x7ya">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Content Model</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_1wdeums9x7ya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gle4mi6emg3v">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Event</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_gle4mi6emg3v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8xgfa8emk72h">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Health care facility</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_8xgfa8emk72h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sb02rzep7xz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Name of location*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_sb02rzep7xzk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qjz0umtw0exv">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Image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_qjz0umtw0exv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uiobn87x1pq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Region*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_uiobn87x1pq8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ekgi553vek2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Alternate Name (optional)</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_ekgi553vek2b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i9isndty1gx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Description*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_i9isndty1gx1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xqzjl9fca3v">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Facility locator*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_hxqzjl9fca3v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ldandcltbvs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Patient-reported service wait times for primary &amp; specialty care (autopopulates)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_ldandcltbvsg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rcx0chmjzx52">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 Detail page</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_rcx0chmjzx52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f4gfwuifzaf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Title*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_f4gfwuifzaf8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mqmht2aqulxa">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Description (optional)</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_mqmht2aqulxa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w4dwldkm16m5">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Region*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_w4dwldkm16m5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b236quh7n24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Main content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_b236quh7n248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k4wlhqtttqk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Related links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_k4wlhqtttqk0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jzdh1nqky7rh">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Link teasers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_jzdh1nqky7rh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lyldjptzh0">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4. Health care system</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_n8lyldjptzh0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4h8gxrqyjig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Alternate name (optional)</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_4h8gxrqyjig6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q0v6fq6rquuy">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Description*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_q0v6fq6rquuy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c62sy2e1w34">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Banner image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_yc62sy2e1w34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bd11vkyx2r82">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Region*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_bd11vkyx2r82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6uyosdaghc9">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Our locations intro text*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_6uyosdaghc9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jtewhmhn8ta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Social accounts (optional)</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_jtewhmhn8ta1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w8s1wsm1upi">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5. Benefits hub landing page</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_w8s1wsm1upi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dp45lldui7h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Hub name*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_dp45lldui7hu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siwcbzkv2wff">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Description*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_siwcbzkv2wff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y01k6d9hw6x">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Introduction*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_2y01k6d9hw6x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8hczigq055v6">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6. Story</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_8hczigq055v6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nfysk5m14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Title*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_2nfysk5m14b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fyilvdbmcvsf">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Owner*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_fyilvdbmcvsf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3k1gecnv2m4t">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Related Office or Region*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_3k1gecnv2m4t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rpmxnoowd4l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Introduction*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_rpmxnoowd4lk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99v8xtmga8mt">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Story Text*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_99v8xtmga8mt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cozrftoyym4m">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7. Office</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_cozrftoyym4m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fkxb6a6bqnn">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Name*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_hfkxb6a6bqnn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8vxxnh5hdvg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Description*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_8vxxnh5hdvgg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uxhfy91ooto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8. Publication</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_uxhfy91ooto8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fn17urskcxbu">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9. Benefits detail</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_fn17urskcxbu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v2s42dbqbd8a">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10. Staff profile</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_v2s42dbqbd8a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a5369xwfwsfz">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11. Press release</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_a5369xwfwsfz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eoaz0skqnsy">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12. Health service (pre-populates)</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_eoaz0skqnsy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h5xymd45fdm">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[National] Service name* (required) (autopopulates)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_2h5xymd45fdm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w8fk6alpmkhp">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[National] Patient-friendly/alternative service name (autopopulates)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_w8fk6alpmkhp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u8rworugcfw">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[National] Common conditions or procedures performed in this service (autopopulates)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_u8rworugcfw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im79aleycf9f">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[National] Service description* (required) (autopopulates)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_im79aleycf9f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ec5a6522512p">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Wait Times [auto-populates] (2)</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_ec5a6522512p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q4t10npfn29">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Regional Health Service Offering (3)</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_q4t10npfn29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v6b9ct7b6fey">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[heading]Care (or Services or Resources ) we provide at VA Pittsburgh [/heading]</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_v6b9ct7b6fey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epb010x3pk1i">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Local Health Service Offering Content Type (Locations) (4)</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_epb010x3pk1i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wq67fw14ffr9">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Example Listing that federates 1)The National Service name and descriptions(1), local service offering (4), service wait times (2), regional service offering (3)</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_wq67fw14ffr9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fm6io0jru8uf">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National service name (1.1)</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_fm6io0jru8uf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t5ikyfb3vish">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Common conditions/procedures performed in the service (1.3)</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_t5ikyfb3vish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nfc382pv25w">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Service Description (1.4)</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_nfc382pv25w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l2st9t9qiu55">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12a. Regional health service offering</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_l2st9t9qiu55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9g0vp885i98q">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Region*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_9g0vp885i98q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9oaiyqrv2y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Regional description of service (optional)</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_9oaiyqrv2ye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8knalhww0ynt">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Services we provide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_8knalhww0ynt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jj31tt2zyzc2">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Regional locations*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_jj31tt2zyzc2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s94qh76efm5p">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12b. Local health service offering</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_s94qh76efm5p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7iaoodvu9505">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Facility*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_7iaoodvu9505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dxqro58bosxz">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Regional Health Service Offering* (required)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_dxqro58bosxz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ovfq25bsevc">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Local description of service (optional)</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_ovfq25bsevc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jakwug5xt3fm">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Where to find us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_jakwug5xt3fm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ub8id66fs7l">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Contact us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_2ub8id66fs7l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cjsjjhmod52z">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Appointment Button (launches the Make an Appointment Page)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_cjsjjhmod52z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olqf0y8ifi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Service wait times (autopopulates)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_1olqf0y8ifie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after="80"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ezp3d2mj4l84">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13. Support service</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_ezp3d2mj4l84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ind w:left="0" w:firstLine="0"/>
        <w:rPr/>
      </w:pPr>
      <w:r w:rsidDel="00000000" w:rsidR="00000000" w:rsidRPr="00000000">
        <w:rPr>
          <w:rtl w:val="0"/>
        </w:rPr>
      </w:r>
    </w:p>
    <w:p w:rsidR="00000000" w:rsidDel="00000000" w:rsidP="00000000" w:rsidRDefault="00000000" w:rsidRPr="00000000" w14:paraId="00000060">
      <w:pPr>
        <w:pStyle w:val="Title"/>
        <w:spacing w:line="360" w:lineRule="auto"/>
        <w:ind w:left="0" w:firstLine="0"/>
        <w:rPr/>
      </w:pPr>
      <w:bookmarkStart w:colFirst="0" w:colLast="0" w:name="_28r5ifiqj53w" w:id="2"/>
      <w:bookmarkEnd w:id="2"/>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oqmzxteet4s2" w:id="3"/>
      <w:bookmarkEnd w:id="3"/>
      <w:commentRangeStart w:id="0"/>
      <w:commentRangeStart w:id="1"/>
      <w:r w:rsidDel="00000000" w:rsidR="00000000" w:rsidRPr="00000000">
        <w:rPr>
          <w:rtl w:val="0"/>
        </w:rPr>
        <w:t xml:space="preserve">Digital Content Strategy</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t xml:space="preserve">In the next year, the VA.gov digital footprint will undergo considerable evolution. </w:t>
      </w:r>
      <w:commentRangeStart w:id="2"/>
      <w:commentRangeStart w:id="3"/>
      <w:r w:rsidDel="00000000" w:rsidR="00000000" w:rsidRPr="00000000">
        <w:rPr>
          <w:rtl w:val="0"/>
        </w:rPr>
        <w:t xml:space="preserve">A modernization strategy</w:t>
      </w:r>
      <w:ins w:author="Kate Saul" w:id="0" w:date="2019-08-20T21:43:15Z">
        <w:r w:rsidDel="00000000" w:rsidR="00000000" w:rsidRPr="00000000">
          <w:rPr>
            <w:rtl w:val="0"/>
          </w:rPr>
          <w:t xml:space="preserve">,</w:t>
        </w:r>
      </w:ins>
      <w:r w:rsidDel="00000000" w:rsidR="00000000" w:rsidRPr="00000000">
        <w:rPr>
          <w:rtl w:val="0"/>
        </w:rPr>
        <w:t xml:space="preserve"> including a new brand position and architecture supports this evolution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This approach, driven first by Veteran (and other relevant audience) needs, </w:t>
      </w:r>
      <w:r w:rsidDel="00000000" w:rsidR="00000000" w:rsidRPr="00000000">
        <w:rPr>
          <w:rtl w:val="0"/>
        </w:rPr>
        <w:t xml:space="preserve">provides a more strategic approach to VA content, a deeper level of insight into key business drivers, target demographics, and audience metrics. </w:t>
      </w: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As healthcare consumer expectations are modernizing quickly, </w:t>
      </w:r>
      <w:r w:rsidDel="00000000" w:rsidR="00000000" w:rsidRPr="00000000">
        <w:rPr>
          <w:rtl w:val="0"/>
        </w:rPr>
        <w:t xml:space="preserve">the VA healthcare landscape is also evolving to meet the needs of Veterans where they are</w:t>
      </w:r>
      <w:r w:rsidDel="00000000" w:rsidR="00000000" w:rsidRPr="00000000">
        <w:rPr>
          <w:rtl w:val="0"/>
        </w:rPr>
        <w:t xml:space="preserve">. Instantaneous engagement with services, resources, and peers is driving consumer health decisions and expectations, and VA is no exception. </w:t>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pStyle w:val="Heading3"/>
        <w:spacing w:line="360" w:lineRule="auto"/>
        <w:rPr/>
      </w:pPr>
      <w:bookmarkStart w:colFirst="0" w:colLast="0" w:name="_ycff8kdx44sm" w:id="4"/>
      <w:bookmarkEnd w:id="4"/>
      <w:r w:rsidDel="00000000" w:rsidR="00000000" w:rsidRPr="00000000">
        <w:rPr>
          <w:rtl w:val="0"/>
        </w:rPr>
        <w:t xml:space="preserve">How will this impact digital content? </w:t>
      </w:r>
    </w:p>
    <w:p w:rsidR="00000000" w:rsidDel="00000000" w:rsidP="00000000" w:rsidRDefault="00000000" w:rsidRPr="00000000" w14:paraId="00000067">
      <w:pPr>
        <w:spacing w:line="360" w:lineRule="auto"/>
        <w:rPr/>
      </w:pPr>
      <w:commentRangeStart w:id="4"/>
      <w:r w:rsidDel="00000000" w:rsidR="00000000" w:rsidRPr="00000000">
        <w:rPr>
          <w:rtl w:val="0"/>
        </w:rPr>
        <w:t xml:space="preserve">The first critical step is to first ask, “What is content?” Content is information presented as recognizable and accessible media. In our world, information takes many forms. It may be clinical information about a new procedure. It may be quality metrics associated with that procedure. It may be as simple as telling Veterans how to schedule an appointment or where to park when they come in.  It may be as complex as the qualifications for an organ donation or the details of a new benefit.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t xml:space="preserve">The process of transforming information into media, and then determining how, when, and where it will be disseminated, is </w:t>
      </w:r>
      <w:r w:rsidDel="00000000" w:rsidR="00000000" w:rsidRPr="00000000">
        <w:rPr>
          <w:b w:val="1"/>
          <w:i w:val="1"/>
          <w:rtl w:val="0"/>
        </w:rPr>
        <w:t xml:space="preserve">content strategy</w:t>
      </w:r>
      <w:r w:rsidDel="00000000" w:rsidR="00000000" w:rsidRPr="00000000">
        <w:rPr>
          <w:rtl w:val="0"/>
        </w:rPr>
        <w:t xml:space="preserve">. This document offers no “out of the box” content strategy solutions.  We do not yet know, for example, that “Information X is best communicated via media type Y and distributed via platform Z.”  But we will get there with the help of usability studies, on-going analysis of usage metrics, and, most importantly, a willingness to try new things, </w:t>
      </w:r>
      <w:r w:rsidDel="00000000" w:rsidR="00000000" w:rsidRPr="00000000">
        <w:rPr>
          <w:rtl w:val="0"/>
        </w:rPr>
        <w:t xml:space="preserve">fail, and try again</w:t>
      </w:r>
      <w:r w:rsidDel="00000000" w:rsidR="00000000" w:rsidRPr="00000000">
        <w:rPr>
          <w:rtl w:val="0"/>
        </w:rPr>
        <w:t xml:space="preserve">.</w:t>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pStyle w:val="Heading3"/>
        <w:spacing w:line="360" w:lineRule="auto"/>
        <w:rPr/>
      </w:pPr>
      <w:bookmarkStart w:colFirst="0" w:colLast="0" w:name="_1hucaidgq2xi" w:id="5"/>
      <w:bookmarkEnd w:id="5"/>
      <w:r w:rsidDel="00000000" w:rsidR="00000000" w:rsidRPr="00000000">
        <w:rPr>
          <w:rtl w:val="0"/>
        </w:rPr>
        <w:t xml:space="preserve">Where do we start?</w:t>
      </w:r>
    </w:p>
    <w:p w:rsidR="00000000" w:rsidDel="00000000" w:rsidP="00000000" w:rsidRDefault="00000000" w:rsidRPr="00000000" w14:paraId="0000006C">
      <w:pPr>
        <w:spacing w:line="360" w:lineRule="auto"/>
        <w:rPr/>
      </w:pPr>
      <w:r w:rsidDel="00000000" w:rsidR="00000000" w:rsidRPr="00000000">
        <w:rPr>
          <w:rtl w:val="0"/>
        </w:rPr>
        <w:t xml:space="preserve">The current-state of digital content at VA is saddled by inefficiencies. There is widespread internal and external consensus that information is not getting to the right places at the right times.  Given the incredible volume of digital touch-points, out-of-sync silos of content development and distribution, lack of a consistent strategy to employ the voices of Veterans in designs, and inconsistent access to subject matter experts, we can safely assume that there is room for improvement.   </w:t>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t xml:space="preserve">As content creators launch and scale this new strategy for VA Health facility websites, we seek to: </w:t>
      </w:r>
    </w:p>
    <w:p w:rsidR="00000000" w:rsidDel="00000000" w:rsidP="00000000" w:rsidRDefault="00000000" w:rsidRPr="00000000" w14:paraId="0000006F">
      <w:pPr>
        <w:numPr>
          <w:ilvl w:val="0"/>
          <w:numId w:val="9"/>
        </w:numPr>
        <w:spacing w:line="360" w:lineRule="auto"/>
        <w:ind w:left="720" w:hanging="360"/>
        <w:rPr>
          <w:u w:val="none"/>
        </w:rPr>
      </w:pPr>
      <w:r w:rsidDel="00000000" w:rsidR="00000000" w:rsidRPr="00000000">
        <w:rPr>
          <w:rtl w:val="0"/>
        </w:rPr>
        <w:t xml:space="preserve">Systematically integrate the voice of Veterans, families and caregivers, and other relevant site audiences across the continuum of content on VA websites; </w:t>
      </w:r>
    </w:p>
    <w:p w:rsidR="00000000" w:rsidDel="00000000" w:rsidP="00000000" w:rsidRDefault="00000000" w:rsidRPr="00000000" w14:paraId="00000070">
      <w:pPr>
        <w:numPr>
          <w:ilvl w:val="0"/>
          <w:numId w:val="9"/>
        </w:numPr>
        <w:spacing w:line="360" w:lineRule="auto"/>
        <w:ind w:left="720" w:hanging="360"/>
        <w:rPr>
          <w:u w:val="none"/>
        </w:rPr>
      </w:pPr>
      <w:r w:rsidDel="00000000" w:rsidR="00000000" w:rsidRPr="00000000">
        <w:rPr>
          <w:rtl w:val="0"/>
        </w:rPr>
        <w:t xml:space="preserve">Articulate clear expectations of the digital content team, public affairs, stakeholders, subject matter experts, and more;</w:t>
      </w:r>
    </w:p>
    <w:p w:rsidR="00000000" w:rsidDel="00000000" w:rsidP="00000000" w:rsidRDefault="00000000" w:rsidRPr="00000000" w14:paraId="00000071">
      <w:pPr>
        <w:numPr>
          <w:ilvl w:val="0"/>
          <w:numId w:val="9"/>
        </w:numPr>
        <w:spacing w:line="360" w:lineRule="auto"/>
        <w:ind w:left="720" w:hanging="360"/>
        <w:rPr>
          <w:u w:val="none"/>
        </w:rPr>
      </w:pPr>
      <w:r w:rsidDel="00000000" w:rsidR="00000000" w:rsidRPr="00000000">
        <w:rPr>
          <w:rtl w:val="0"/>
        </w:rPr>
        <w:t xml:space="preserve">Engage internal partners who can help to create a strategically aligned distributed content creation model including opportunities to re-use (syndicate) relevant content across the enterprise and localizing information when opportune;</w:t>
      </w:r>
    </w:p>
    <w:p w:rsidR="00000000" w:rsidDel="00000000" w:rsidP="00000000" w:rsidRDefault="00000000" w:rsidRPr="00000000" w14:paraId="00000072">
      <w:pPr>
        <w:numPr>
          <w:ilvl w:val="0"/>
          <w:numId w:val="9"/>
        </w:numPr>
        <w:spacing w:line="360" w:lineRule="auto"/>
        <w:ind w:left="720" w:hanging="360"/>
        <w:rPr>
          <w:u w:val="none"/>
        </w:rPr>
      </w:pPr>
      <w:r w:rsidDel="00000000" w:rsidR="00000000" w:rsidRPr="00000000">
        <w:rPr>
          <w:rtl w:val="0"/>
        </w:rPr>
        <w:t xml:space="preserve">Identify current gaps in knowledge that will need to be factored in.</w:t>
      </w:r>
    </w:p>
    <w:p w:rsidR="00000000" w:rsidDel="00000000" w:rsidP="00000000" w:rsidRDefault="00000000" w:rsidRPr="00000000" w14:paraId="00000073">
      <w:pPr>
        <w:pStyle w:val="Heading2"/>
        <w:spacing w:line="360" w:lineRule="auto"/>
        <w:rPr/>
      </w:pPr>
      <w:bookmarkStart w:colFirst="0" w:colLast="0" w:name="_clayf5lanbxx" w:id="6"/>
      <w:bookmarkEnd w:id="6"/>
      <w:r w:rsidDel="00000000" w:rsidR="00000000" w:rsidRPr="00000000">
        <w:rPr>
          <w:rtl w:val="0"/>
        </w:rPr>
        <w:t xml:space="preserve">Expectations</w:t>
      </w:r>
    </w:p>
    <w:p w:rsidR="00000000" w:rsidDel="00000000" w:rsidP="00000000" w:rsidRDefault="00000000" w:rsidRPr="00000000" w14:paraId="00000074">
      <w:pPr>
        <w:spacing w:line="360" w:lineRule="auto"/>
        <w:rPr/>
      </w:pPr>
      <w:r w:rsidDel="00000000" w:rsidR="00000000" w:rsidRPr="00000000">
        <w:rPr>
          <w:rtl w:val="0"/>
        </w:rPr>
        <w:t xml:space="preserve">Digital content creators act as conduits between the VA health system and the community that it serves. This is a significant responsibility that requires a deep understanding of Veterans’  perspectives along with VA’s mission and priorities on both a macro and micro level. It will be incumbent upon digital content teams to do the following:</w:t>
      </w:r>
    </w:p>
    <w:p w:rsidR="00000000" w:rsidDel="00000000" w:rsidP="00000000" w:rsidRDefault="00000000" w:rsidRPr="00000000" w14:paraId="00000075">
      <w:pPr>
        <w:numPr>
          <w:ilvl w:val="0"/>
          <w:numId w:val="8"/>
        </w:numPr>
        <w:spacing w:line="360" w:lineRule="auto"/>
        <w:ind w:left="720" w:hanging="360"/>
        <w:rPr>
          <w:u w:val="none"/>
        </w:rPr>
      </w:pPr>
      <w:r w:rsidDel="00000000" w:rsidR="00000000" w:rsidRPr="00000000">
        <w:rPr>
          <w:rtl w:val="0"/>
        </w:rPr>
        <w:t xml:space="preserve">Understand the business and how it relates to the digital footprint (both current-state and future-state);</w:t>
      </w:r>
    </w:p>
    <w:p w:rsidR="00000000" w:rsidDel="00000000" w:rsidP="00000000" w:rsidRDefault="00000000" w:rsidRPr="00000000" w14:paraId="00000076">
      <w:pPr>
        <w:numPr>
          <w:ilvl w:val="0"/>
          <w:numId w:val="8"/>
        </w:numPr>
        <w:spacing w:line="360" w:lineRule="auto"/>
        <w:ind w:left="720" w:hanging="360"/>
        <w:rPr>
          <w:u w:val="none"/>
        </w:rPr>
      </w:pPr>
      <w:r w:rsidDel="00000000" w:rsidR="00000000" w:rsidRPr="00000000">
        <w:rPr>
          <w:rtl w:val="0"/>
        </w:rPr>
        <w:t xml:space="preserve">Build internal processes and relationships to allow for a consistent circular flow of information between subject matter experts, content creators, and Veterans, their families, and caregivers and other relevant audiences;</w:t>
      </w:r>
    </w:p>
    <w:p w:rsidR="00000000" w:rsidDel="00000000" w:rsidP="00000000" w:rsidRDefault="00000000" w:rsidRPr="00000000" w14:paraId="00000077">
      <w:pPr>
        <w:numPr>
          <w:ilvl w:val="0"/>
          <w:numId w:val="8"/>
        </w:numPr>
        <w:spacing w:line="360" w:lineRule="auto"/>
        <w:ind w:left="720" w:hanging="360"/>
        <w:rPr>
          <w:u w:val="none"/>
        </w:rPr>
      </w:pPr>
      <w:commentRangeStart w:id="5"/>
      <w:r w:rsidDel="00000000" w:rsidR="00000000" w:rsidRPr="00000000">
        <w:rPr>
          <w:rtl w:val="0"/>
        </w:rPr>
        <w:t xml:space="preserve">Know the audience and guide content creation according to its needs</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78">
      <w:pPr>
        <w:numPr>
          <w:ilvl w:val="0"/>
          <w:numId w:val="8"/>
        </w:numPr>
        <w:spacing w:line="360" w:lineRule="auto"/>
        <w:ind w:left="720" w:hanging="360"/>
        <w:rPr>
          <w:u w:val="none"/>
        </w:rPr>
      </w:pPr>
      <w:r w:rsidDel="00000000" w:rsidR="00000000" w:rsidRPr="00000000">
        <w:rPr>
          <w:rtl w:val="0"/>
        </w:rPr>
        <w:t xml:space="preserve">Strategically create rich and relevant multi-media experiences in collaboration with design, UX, and measurement teams;</w:t>
      </w:r>
    </w:p>
    <w:p w:rsidR="00000000" w:rsidDel="00000000" w:rsidP="00000000" w:rsidRDefault="00000000" w:rsidRPr="00000000" w14:paraId="00000079">
      <w:pPr>
        <w:numPr>
          <w:ilvl w:val="0"/>
          <w:numId w:val="8"/>
        </w:numPr>
        <w:spacing w:line="360" w:lineRule="auto"/>
        <w:ind w:left="720" w:hanging="360"/>
        <w:rPr>
          <w:u w:val="none"/>
        </w:rPr>
      </w:pPr>
      <w:commentRangeStart w:id="6"/>
      <w:r w:rsidDel="00000000" w:rsidR="00000000" w:rsidRPr="00000000">
        <w:rPr>
          <w:rtl w:val="0"/>
        </w:rPr>
        <w:t xml:space="preserve">Drive home the modernized brand position by proving it consistently</w:t>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7A">
      <w:pPr>
        <w:pStyle w:val="Heading2"/>
        <w:rPr/>
      </w:pPr>
      <w:bookmarkStart w:colFirst="0" w:colLast="0" w:name="_14gnw0tizmaf" w:id="7"/>
      <w:bookmarkEnd w:id="7"/>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rPr/>
      </w:pPr>
      <w:bookmarkStart w:colFirst="0" w:colLast="0" w:name="_dn3nhlhevmv2" w:id="8"/>
      <w:bookmarkEnd w:id="8"/>
      <w:r w:rsidDel="00000000" w:rsidR="00000000" w:rsidRPr="00000000">
        <w:rPr>
          <w:rtl w:val="0"/>
        </w:rPr>
        <w:t xml:space="preserve">Authoring Guidance for VA Health Facilities</w:t>
      </w:r>
    </w:p>
    <w:p w:rsidR="00000000" w:rsidDel="00000000" w:rsidP="00000000" w:rsidRDefault="00000000" w:rsidRPr="00000000" w14:paraId="0000007C">
      <w:pPr>
        <w:pStyle w:val="Heading3"/>
        <w:spacing w:line="360" w:lineRule="auto"/>
        <w:rPr/>
      </w:pPr>
      <w:bookmarkStart w:colFirst="0" w:colLast="0" w:name="_ffxo8jbdrlr8" w:id="9"/>
      <w:bookmarkEnd w:id="9"/>
      <w:r w:rsidDel="00000000" w:rsidR="00000000" w:rsidRPr="00000000">
        <w:rPr>
          <w:rtl w:val="0"/>
        </w:rPr>
        <w:t xml:space="preserve">Introduction</w:t>
      </w:r>
    </w:p>
    <w:p w:rsidR="00000000" w:rsidDel="00000000" w:rsidP="00000000" w:rsidRDefault="00000000" w:rsidRPr="00000000" w14:paraId="0000007D">
      <w:pPr>
        <w:spacing w:line="360" w:lineRule="auto"/>
        <w:rPr/>
      </w:pPr>
      <w:r w:rsidDel="00000000" w:rsidR="00000000" w:rsidRPr="00000000">
        <w:rPr>
          <w:rtl w:val="0"/>
        </w:rPr>
        <w:t xml:space="preserve">This authoring guidance should be used by digital content creators authoring or migrating digital content for [VA Facility].  Whether you are a VA public affairs staff member, writer, IT employee, researcher, clinician, or front-line staff member (or anyone else we’ve missed here!), this guidance can help make migrating or developing content for your facility website  easier for you. </w:t>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t xml:space="preserve">Because VA health care facilities represent the primary touchpoint for Veterans who use VA health care, the first phase of this new Veteran-first experience will include a relaunch of VA health care facility websites on the new VA Content Management System (CMS), an extensible and flexible solution called </w:t>
      </w:r>
      <w:r w:rsidDel="00000000" w:rsidR="00000000" w:rsidRPr="00000000">
        <w:rPr>
          <w:b w:val="1"/>
          <w:rtl w:val="0"/>
        </w:rPr>
        <w:t xml:space="preserve">Drupal</w:t>
      </w:r>
      <w:r w:rsidDel="00000000" w:rsidR="00000000" w:rsidRPr="00000000">
        <w:rPr>
          <w:rtl w:val="0"/>
        </w:rPr>
        <w:t xml:space="preserve">. </w:t>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tl w:val="0"/>
        </w:rPr>
        <w:t xml:space="preserve">As you migrate {VA Facility] content from Teamsite to Drupal, this guidance is meant to help you understand how the new authoring system can help you build digital content that better meets the needs of Veterans, their families and caregivers. To facilitate this, this guidance provides principles, guidelines, and approaches to content that help you understand how you should create, maintain, and govern digital content. </w:t>
      </w:r>
    </w:p>
    <w:p w:rsidR="00000000" w:rsidDel="00000000" w:rsidP="00000000" w:rsidRDefault="00000000" w:rsidRPr="00000000" w14:paraId="00000082">
      <w:pPr>
        <w:pStyle w:val="Heading2"/>
        <w:rPr/>
      </w:pPr>
      <w:bookmarkStart w:colFirst="0" w:colLast="0" w:name="_9au3hu7pu9nc" w:id="10"/>
      <w:bookmarkEnd w:id="10"/>
      <w:r w:rsidDel="00000000" w:rsidR="00000000" w:rsidRPr="00000000">
        <w:rPr>
          <w:rtl w:val="0"/>
        </w:rPr>
        <w:t xml:space="preserve">Content Experience Principles</w:t>
      </w:r>
    </w:p>
    <w:p w:rsidR="00000000" w:rsidDel="00000000" w:rsidP="00000000" w:rsidRDefault="00000000" w:rsidRPr="00000000" w14:paraId="00000083">
      <w:pPr>
        <w:spacing w:line="360" w:lineRule="auto"/>
        <w:rPr/>
      </w:pPr>
      <w:r w:rsidDel="00000000" w:rsidR="00000000" w:rsidRPr="00000000">
        <w:rPr>
          <w:rtl w:val="0"/>
        </w:rPr>
        <w:t xml:space="preserve">When creating digital content, remember that Veterans, their families, and caregivers are primary audiences. Each group should be able to easily understand the content you create. </w:t>
      </w:r>
      <w:commentRangeStart w:id="7"/>
      <w:commentRangeStart w:id="8"/>
      <w:r w:rsidDel="00000000" w:rsidR="00000000" w:rsidRPr="00000000">
        <w:rPr>
          <w:rtl w:val="0"/>
        </w:rPr>
        <w:t xml:space="preserve">Consider the following experience principles when creating or refactoring content for facilities on VA.gov.</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rPr/>
      </w:pPr>
      <w:bookmarkStart w:colFirst="0" w:colLast="0" w:name="_izfnb62kle1r" w:id="11"/>
      <w:bookmarkEnd w:id="11"/>
      <w:r w:rsidDel="00000000" w:rsidR="00000000" w:rsidRPr="00000000">
        <w:rPr>
          <w:rtl w:val="0"/>
        </w:rPr>
        <w:t xml:space="preserve">Make it simple</w:t>
      </w:r>
    </w:p>
    <w:p w:rsidR="00000000" w:rsidDel="00000000" w:rsidP="00000000" w:rsidRDefault="00000000" w:rsidRPr="00000000" w14:paraId="00000086">
      <w:pPr>
        <w:numPr>
          <w:ilvl w:val="0"/>
          <w:numId w:val="13"/>
        </w:numPr>
        <w:spacing w:line="360" w:lineRule="auto"/>
        <w:ind w:left="720" w:hanging="360"/>
        <w:rPr>
          <w:u w:val="none"/>
        </w:rPr>
      </w:pPr>
      <w:r w:rsidDel="00000000" w:rsidR="00000000" w:rsidRPr="00000000">
        <w:rPr>
          <w:rtl w:val="0"/>
        </w:rPr>
        <w:t xml:space="preserve">Be easy to find </w:t>
      </w:r>
    </w:p>
    <w:p w:rsidR="00000000" w:rsidDel="00000000" w:rsidP="00000000" w:rsidRDefault="00000000" w:rsidRPr="00000000" w14:paraId="00000087">
      <w:pPr>
        <w:numPr>
          <w:ilvl w:val="0"/>
          <w:numId w:val="13"/>
        </w:numPr>
        <w:spacing w:line="360" w:lineRule="auto"/>
        <w:ind w:left="720" w:hanging="360"/>
        <w:rPr>
          <w:u w:val="none"/>
        </w:rPr>
      </w:pPr>
      <w:r w:rsidDel="00000000" w:rsidR="00000000" w:rsidRPr="00000000">
        <w:rPr>
          <w:rtl w:val="0"/>
        </w:rPr>
        <w:t xml:space="preserve">Make it easy to find my way once I get there </w:t>
      </w:r>
    </w:p>
    <w:p w:rsidR="00000000" w:rsidDel="00000000" w:rsidP="00000000" w:rsidRDefault="00000000" w:rsidRPr="00000000" w14:paraId="00000088">
      <w:pPr>
        <w:numPr>
          <w:ilvl w:val="0"/>
          <w:numId w:val="13"/>
        </w:numPr>
        <w:spacing w:line="360" w:lineRule="auto"/>
        <w:ind w:left="720" w:hanging="360"/>
        <w:rPr>
          <w:u w:val="none"/>
        </w:rPr>
      </w:pPr>
      <w:r w:rsidDel="00000000" w:rsidR="00000000" w:rsidRPr="00000000">
        <w:rPr>
          <w:rtl w:val="0"/>
        </w:rPr>
        <w:t xml:space="preserve">Speak to me in plain language</w:t>
      </w:r>
    </w:p>
    <w:p w:rsidR="00000000" w:rsidDel="00000000" w:rsidP="00000000" w:rsidRDefault="00000000" w:rsidRPr="00000000" w14:paraId="00000089">
      <w:pPr>
        <w:numPr>
          <w:ilvl w:val="0"/>
          <w:numId w:val="13"/>
        </w:numPr>
        <w:spacing w:line="360" w:lineRule="auto"/>
        <w:ind w:left="720" w:hanging="360"/>
        <w:rPr>
          <w:u w:val="none"/>
        </w:rPr>
      </w:pPr>
      <w:r w:rsidDel="00000000" w:rsidR="00000000" w:rsidRPr="00000000">
        <w:rPr>
          <w:rtl w:val="0"/>
        </w:rPr>
        <w:t xml:space="preserve">Make it easy for me to find the services and benefits I need </w:t>
      </w:r>
    </w:p>
    <w:p w:rsidR="00000000" w:rsidDel="00000000" w:rsidP="00000000" w:rsidRDefault="00000000" w:rsidRPr="00000000" w14:paraId="0000008A">
      <w:pPr>
        <w:numPr>
          <w:ilvl w:val="0"/>
          <w:numId w:val="13"/>
        </w:numPr>
        <w:spacing w:line="360" w:lineRule="auto"/>
        <w:ind w:left="720" w:hanging="360"/>
        <w:rPr>
          <w:u w:val="none"/>
        </w:rPr>
      </w:pPr>
      <w:r w:rsidDel="00000000" w:rsidR="00000000" w:rsidRPr="00000000">
        <w:rPr>
          <w:rtl w:val="0"/>
        </w:rPr>
        <w:t xml:space="preserve">Make my service and facility search easy</w:t>
      </w:r>
    </w:p>
    <w:p w:rsidR="00000000" w:rsidDel="00000000" w:rsidP="00000000" w:rsidRDefault="00000000" w:rsidRPr="00000000" w14:paraId="0000008B">
      <w:pPr>
        <w:numPr>
          <w:ilvl w:val="0"/>
          <w:numId w:val="13"/>
        </w:numPr>
        <w:spacing w:line="360" w:lineRule="auto"/>
        <w:ind w:left="720" w:hanging="360"/>
        <w:rPr>
          <w:u w:val="none"/>
        </w:rPr>
      </w:pPr>
      <w:r w:rsidDel="00000000" w:rsidR="00000000" w:rsidRPr="00000000">
        <w:rPr>
          <w:rtl w:val="0"/>
        </w:rPr>
        <w:t xml:space="preserve">Give me an appealing and visually consistent experience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spacing w:line="360" w:lineRule="auto"/>
        <w:rPr/>
      </w:pPr>
      <w:bookmarkStart w:colFirst="0" w:colLast="0" w:name="_w7ui3xsmr4zb" w:id="12"/>
      <w:bookmarkEnd w:id="12"/>
      <w:r w:rsidDel="00000000" w:rsidR="00000000" w:rsidRPr="00000000">
        <w:rPr>
          <w:rtl w:val="0"/>
        </w:rPr>
        <w:t xml:space="preserve">Make it relevant</w:t>
      </w:r>
    </w:p>
    <w:p w:rsidR="00000000" w:rsidDel="00000000" w:rsidP="00000000" w:rsidRDefault="00000000" w:rsidRPr="00000000" w14:paraId="0000008E">
      <w:pPr>
        <w:numPr>
          <w:ilvl w:val="0"/>
          <w:numId w:val="7"/>
        </w:numPr>
        <w:spacing w:line="360" w:lineRule="auto"/>
        <w:ind w:left="720" w:hanging="360"/>
        <w:rPr>
          <w:u w:val="none"/>
        </w:rPr>
      </w:pPr>
      <w:r w:rsidDel="00000000" w:rsidR="00000000" w:rsidRPr="00000000">
        <w:rPr>
          <w:rtl w:val="0"/>
        </w:rPr>
        <w:t xml:space="preserve">Engage me with valuable, focused, and personally relevant content</w:t>
      </w:r>
    </w:p>
    <w:p w:rsidR="00000000" w:rsidDel="00000000" w:rsidP="00000000" w:rsidRDefault="00000000" w:rsidRPr="00000000" w14:paraId="0000008F">
      <w:pPr>
        <w:numPr>
          <w:ilvl w:val="0"/>
          <w:numId w:val="7"/>
        </w:numPr>
        <w:spacing w:line="360" w:lineRule="auto"/>
        <w:ind w:left="720" w:hanging="360"/>
        <w:rPr>
          <w:u w:val="none"/>
        </w:rPr>
      </w:pPr>
      <w:r w:rsidDel="00000000" w:rsidR="00000000" w:rsidRPr="00000000">
        <w:rPr>
          <w:rtl w:val="0"/>
        </w:rPr>
        <w:t xml:space="preserve">Give me a culturally relevant and localized experience</w:t>
      </w:r>
    </w:p>
    <w:p w:rsidR="00000000" w:rsidDel="00000000" w:rsidP="00000000" w:rsidRDefault="00000000" w:rsidRPr="00000000" w14:paraId="00000090">
      <w:pPr>
        <w:numPr>
          <w:ilvl w:val="0"/>
          <w:numId w:val="7"/>
        </w:numPr>
        <w:spacing w:line="360" w:lineRule="auto"/>
        <w:ind w:left="720" w:hanging="360"/>
        <w:rPr>
          <w:u w:val="none"/>
        </w:rPr>
      </w:pPr>
      <w:r w:rsidDel="00000000" w:rsidR="00000000" w:rsidRPr="00000000">
        <w:rPr>
          <w:rtl w:val="0"/>
        </w:rPr>
        <w:t xml:space="preserve">Allow me to choose how to connect</w:t>
      </w:r>
    </w:p>
    <w:p w:rsidR="00000000" w:rsidDel="00000000" w:rsidP="00000000" w:rsidRDefault="00000000" w:rsidRPr="00000000" w14:paraId="00000091">
      <w:pPr>
        <w:numPr>
          <w:ilvl w:val="0"/>
          <w:numId w:val="7"/>
        </w:numPr>
        <w:spacing w:line="360" w:lineRule="auto"/>
        <w:ind w:left="720" w:hanging="360"/>
        <w:rPr>
          <w:u w:val="none"/>
        </w:rPr>
      </w:pPr>
      <w:r w:rsidDel="00000000" w:rsidR="00000000" w:rsidRPr="00000000">
        <w:rPr>
          <w:rtl w:val="0"/>
        </w:rPr>
        <w:t xml:space="preserve">Reach out to me with relevant information</w:t>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pStyle w:val="Heading3"/>
        <w:spacing w:line="360" w:lineRule="auto"/>
        <w:rPr/>
      </w:pPr>
      <w:bookmarkStart w:colFirst="0" w:colLast="0" w:name="_d7lyueehck4d" w:id="13"/>
      <w:bookmarkEnd w:id="13"/>
      <w:r w:rsidDel="00000000" w:rsidR="00000000" w:rsidRPr="00000000">
        <w:rPr>
          <w:rtl w:val="0"/>
        </w:rPr>
        <w:t xml:space="preserve">Help me</w:t>
      </w:r>
    </w:p>
    <w:p w:rsidR="00000000" w:rsidDel="00000000" w:rsidP="00000000" w:rsidRDefault="00000000" w:rsidRPr="00000000" w14:paraId="00000094">
      <w:pPr>
        <w:numPr>
          <w:ilvl w:val="0"/>
          <w:numId w:val="14"/>
        </w:numPr>
        <w:spacing w:line="360" w:lineRule="auto"/>
        <w:ind w:left="720" w:hanging="360"/>
        <w:rPr>
          <w:u w:val="none"/>
        </w:rPr>
      </w:pPr>
      <w:r w:rsidDel="00000000" w:rsidR="00000000" w:rsidRPr="00000000">
        <w:rPr>
          <w:rtl w:val="0"/>
        </w:rPr>
        <w:t xml:space="preserve">Be there when I need it</w:t>
      </w:r>
    </w:p>
    <w:p w:rsidR="00000000" w:rsidDel="00000000" w:rsidP="00000000" w:rsidRDefault="00000000" w:rsidRPr="00000000" w14:paraId="00000095">
      <w:pPr>
        <w:numPr>
          <w:ilvl w:val="0"/>
          <w:numId w:val="14"/>
        </w:numPr>
        <w:spacing w:line="360" w:lineRule="auto"/>
        <w:ind w:left="720" w:hanging="360"/>
        <w:rPr>
          <w:u w:val="none"/>
        </w:rPr>
      </w:pPr>
      <w:r w:rsidDel="00000000" w:rsidR="00000000" w:rsidRPr="00000000">
        <w:rPr>
          <w:rtl w:val="0"/>
        </w:rPr>
        <w:t xml:space="preserve">Make accessing services and programs easy</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pStyle w:val="Heading3"/>
        <w:spacing w:line="360" w:lineRule="auto"/>
        <w:rPr/>
      </w:pPr>
      <w:bookmarkStart w:colFirst="0" w:colLast="0" w:name="_c93g87fq7814" w:id="14"/>
      <w:bookmarkEnd w:id="14"/>
      <w:r w:rsidDel="00000000" w:rsidR="00000000" w:rsidRPr="00000000">
        <w:rPr>
          <w:rtl w:val="0"/>
        </w:rPr>
        <w:t xml:space="preserve">Earn my trust</w:t>
      </w:r>
    </w:p>
    <w:p w:rsidR="00000000" w:rsidDel="00000000" w:rsidP="00000000" w:rsidRDefault="00000000" w:rsidRPr="00000000" w14:paraId="00000098">
      <w:pPr>
        <w:numPr>
          <w:ilvl w:val="0"/>
          <w:numId w:val="2"/>
        </w:numPr>
        <w:spacing w:line="360" w:lineRule="auto"/>
        <w:ind w:left="720" w:hanging="360"/>
        <w:rPr>
          <w:u w:val="none"/>
        </w:rPr>
      </w:pPr>
      <w:r w:rsidDel="00000000" w:rsidR="00000000" w:rsidRPr="00000000">
        <w:rPr>
          <w:rtl w:val="0"/>
        </w:rPr>
        <w:t xml:space="preserve">Show me the VA care experience - my providers and how they will care for me</w:t>
      </w:r>
    </w:p>
    <w:p w:rsidR="00000000" w:rsidDel="00000000" w:rsidP="00000000" w:rsidRDefault="00000000" w:rsidRPr="00000000" w14:paraId="00000099">
      <w:pPr>
        <w:numPr>
          <w:ilvl w:val="0"/>
          <w:numId w:val="2"/>
        </w:numPr>
        <w:spacing w:line="360" w:lineRule="auto"/>
        <w:ind w:left="720" w:hanging="360"/>
        <w:rPr>
          <w:u w:val="none"/>
        </w:rPr>
      </w:pPr>
      <w:r w:rsidDel="00000000" w:rsidR="00000000" w:rsidRPr="00000000">
        <w:rPr>
          <w:rtl w:val="0"/>
        </w:rPr>
        <w:t xml:space="preserve">Be transparent with me about important issues</w:t>
      </w:r>
    </w:p>
    <w:p w:rsidR="00000000" w:rsidDel="00000000" w:rsidP="00000000" w:rsidRDefault="00000000" w:rsidRPr="00000000" w14:paraId="0000009A">
      <w:pPr>
        <w:pStyle w:val="Heading2"/>
        <w:rPr/>
      </w:pPr>
      <w:bookmarkStart w:colFirst="0" w:colLast="0" w:name="_tboo3ywrzno5" w:id="15"/>
      <w:bookmarkEnd w:id="15"/>
      <w:commentRangeStart w:id="9"/>
      <w:r w:rsidDel="00000000" w:rsidR="00000000" w:rsidRPr="00000000">
        <w:rPr>
          <w:rtl w:val="0"/>
        </w:rPr>
        <w:t xml:space="preserve">Patient Experience Principles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t xml:space="preserve">The Veterans Experience Office’s Patient Experience Program has developed a customer experience framework consisting of “Moments that Matter” that represent the key metrics of ease, effectiveness, and emotion across a Veteran’s journey at a health care facility. While facilities websites may represent a tiny part of a Veterans experience with a VA facility, considering these key moments across relevant content can help guide you to create on-brand, Veteran-first information that will help Veterans, their families, and caregivers access the information they need when they need it. </w:t>
      </w:r>
    </w:p>
    <w:p w:rsidR="00000000" w:rsidDel="00000000" w:rsidP="00000000" w:rsidRDefault="00000000" w:rsidRPr="00000000" w14:paraId="0000009C">
      <w:pPr>
        <w:spacing w:line="360" w:lineRule="auto"/>
        <w:rPr/>
      </w:pPr>
      <w:r w:rsidDel="00000000" w:rsidR="00000000" w:rsidRPr="00000000">
        <w:rPr>
          <w:rtl w:val="0"/>
        </w:rPr>
      </w:r>
    </w:p>
    <w:p w:rsidR="00000000" w:rsidDel="00000000" w:rsidP="00000000" w:rsidRDefault="00000000" w:rsidRPr="00000000" w14:paraId="0000009D">
      <w:pPr>
        <w:pStyle w:val="Heading3"/>
        <w:spacing w:line="360" w:lineRule="auto"/>
        <w:rPr/>
      </w:pPr>
      <w:bookmarkStart w:colFirst="0" w:colLast="0" w:name="_vss9icxiiiju" w:id="16"/>
      <w:bookmarkEnd w:id="16"/>
      <w:r w:rsidDel="00000000" w:rsidR="00000000" w:rsidRPr="00000000">
        <w:rPr>
          <w:rtl w:val="0"/>
        </w:rPr>
        <w:t xml:space="preserve">Moments that Matter</w:t>
      </w:r>
    </w:p>
    <w:p w:rsidR="00000000" w:rsidDel="00000000" w:rsidP="00000000" w:rsidRDefault="00000000" w:rsidRPr="00000000" w14:paraId="0000009E">
      <w:pPr>
        <w:numPr>
          <w:ilvl w:val="0"/>
          <w:numId w:val="5"/>
        </w:numPr>
        <w:spacing w:line="360" w:lineRule="auto"/>
        <w:ind w:left="720" w:hanging="360"/>
        <w:rPr/>
      </w:pPr>
      <w:r w:rsidDel="00000000" w:rsidR="00000000" w:rsidRPr="00000000">
        <w:rPr>
          <w:rtl w:val="0"/>
        </w:rPr>
        <w:t xml:space="preserve">It was easy for me to find help in locating my appointment (effectiveness)</w:t>
      </w:r>
    </w:p>
    <w:p w:rsidR="00000000" w:rsidDel="00000000" w:rsidP="00000000" w:rsidRDefault="00000000" w:rsidRPr="00000000" w14:paraId="0000009F">
      <w:pPr>
        <w:numPr>
          <w:ilvl w:val="0"/>
          <w:numId w:val="5"/>
        </w:numPr>
        <w:spacing w:line="360" w:lineRule="auto"/>
        <w:ind w:left="720" w:hanging="360"/>
        <w:rPr>
          <w:u w:val="none"/>
        </w:rPr>
      </w:pPr>
      <w:r w:rsidDel="00000000" w:rsidR="00000000" w:rsidRPr="00000000">
        <w:rPr>
          <w:rtl w:val="0"/>
        </w:rPr>
        <w:t xml:space="preserve">I got the appointment when I needed it (ease)</w:t>
      </w:r>
    </w:p>
    <w:p w:rsidR="00000000" w:rsidDel="00000000" w:rsidP="00000000" w:rsidRDefault="00000000" w:rsidRPr="00000000" w14:paraId="000000A0">
      <w:pPr>
        <w:numPr>
          <w:ilvl w:val="0"/>
          <w:numId w:val="5"/>
        </w:numPr>
        <w:spacing w:line="360" w:lineRule="auto"/>
        <w:ind w:left="720" w:hanging="360"/>
        <w:rPr>
          <w:u w:val="none"/>
        </w:rPr>
      </w:pPr>
      <w:r w:rsidDel="00000000" w:rsidR="00000000" w:rsidRPr="00000000">
        <w:rPr>
          <w:rtl w:val="0"/>
        </w:rPr>
        <w:t xml:space="preserve">I felt heard and cared for (emotion)</w:t>
      </w:r>
    </w:p>
    <w:p w:rsidR="00000000" w:rsidDel="00000000" w:rsidP="00000000" w:rsidRDefault="00000000" w:rsidRPr="00000000" w14:paraId="000000A1">
      <w:pPr>
        <w:numPr>
          <w:ilvl w:val="0"/>
          <w:numId w:val="5"/>
        </w:numPr>
        <w:spacing w:line="360" w:lineRule="auto"/>
        <w:ind w:left="720" w:hanging="360"/>
        <w:rPr>
          <w:u w:val="none"/>
        </w:rPr>
      </w:pPr>
      <w:r w:rsidDel="00000000" w:rsidR="00000000" w:rsidRPr="00000000">
        <w:rPr>
          <w:rtl w:val="0"/>
        </w:rPr>
        <w:t xml:space="preserve">I understand what I need to do next to manage my whole health (emotion)</w:t>
      </w:r>
    </w:p>
    <w:p w:rsidR="00000000" w:rsidDel="00000000" w:rsidP="00000000" w:rsidRDefault="00000000" w:rsidRPr="00000000" w14:paraId="000000A2">
      <w:pPr>
        <w:numPr>
          <w:ilvl w:val="0"/>
          <w:numId w:val="5"/>
        </w:numPr>
        <w:spacing w:line="360" w:lineRule="auto"/>
        <w:ind w:left="720" w:hanging="360"/>
        <w:rPr>
          <w:u w:val="none"/>
        </w:rPr>
      </w:pPr>
      <w:r w:rsidDel="00000000" w:rsidR="00000000" w:rsidRPr="00000000">
        <w:rPr>
          <w:rtl w:val="0"/>
        </w:rPr>
        <w:t xml:space="preserve">It was easy to get my prescriptions filled (ease)</w:t>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spacing w:line="360" w:lineRule="auto"/>
        <w:rPr>
          <w:i w:val="1"/>
        </w:rPr>
      </w:pPr>
      <w:r w:rsidDel="00000000" w:rsidR="00000000" w:rsidRPr="00000000">
        <w:rPr>
          <w:rtl w:val="0"/>
        </w:rPr>
        <w:t xml:space="preserve">When developing content for facilities it might be helpful to ensure that it stands up across the moments that matter when applicable. You may want to ask yourself as you’re developing content for your facility:</w:t>
        <w:br w:type="textWrapping"/>
      </w:r>
      <w:r w:rsidDel="00000000" w:rsidR="00000000" w:rsidRPr="00000000">
        <w:rPr>
          <w:rtl w:val="0"/>
        </w:rPr>
      </w:r>
    </w:p>
    <w:p w:rsidR="00000000" w:rsidDel="00000000" w:rsidP="00000000" w:rsidRDefault="00000000" w:rsidRPr="00000000" w14:paraId="000000A5">
      <w:pPr>
        <w:numPr>
          <w:ilvl w:val="0"/>
          <w:numId w:val="11"/>
        </w:numPr>
        <w:spacing w:line="360" w:lineRule="auto"/>
        <w:ind w:left="720" w:hanging="360"/>
        <w:rPr>
          <w:i w:val="1"/>
          <w:u w:val="none"/>
        </w:rPr>
      </w:pPr>
      <w:r w:rsidDel="00000000" w:rsidR="00000000" w:rsidRPr="00000000">
        <w:rPr>
          <w:i w:val="1"/>
          <w:rtl w:val="0"/>
        </w:rPr>
        <w:t xml:space="preserve">Does the content help enable a Veteran, family member, or caregiver to locate an appointment for a service? </w:t>
      </w:r>
    </w:p>
    <w:p w:rsidR="00000000" w:rsidDel="00000000" w:rsidP="00000000" w:rsidRDefault="00000000" w:rsidRPr="00000000" w14:paraId="000000A6">
      <w:pPr>
        <w:numPr>
          <w:ilvl w:val="0"/>
          <w:numId w:val="11"/>
        </w:numPr>
        <w:spacing w:line="360" w:lineRule="auto"/>
        <w:ind w:left="720" w:hanging="360"/>
        <w:rPr>
          <w:i w:val="1"/>
          <w:u w:val="none"/>
        </w:rPr>
      </w:pPr>
      <w:r w:rsidDel="00000000" w:rsidR="00000000" w:rsidRPr="00000000">
        <w:rPr>
          <w:i w:val="1"/>
          <w:rtl w:val="0"/>
        </w:rPr>
        <w:t xml:space="preserve">Does the content help a Veteran, family member, or caregiver get an appointment for a service?</w:t>
      </w:r>
    </w:p>
    <w:p w:rsidR="00000000" w:rsidDel="00000000" w:rsidP="00000000" w:rsidRDefault="00000000" w:rsidRPr="00000000" w14:paraId="000000A7">
      <w:pPr>
        <w:numPr>
          <w:ilvl w:val="0"/>
          <w:numId w:val="11"/>
        </w:numPr>
        <w:spacing w:line="360" w:lineRule="auto"/>
        <w:ind w:left="720" w:hanging="360"/>
        <w:rPr>
          <w:i w:val="1"/>
          <w:u w:val="none"/>
        </w:rPr>
      </w:pPr>
      <w:r w:rsidDel="00000000" w:rsidR="00000000" w:rsidRPr="00000000">
        <w:rPr>
          <w:i w:val="1"/>
          <w:rtl w:val="0"/>
        </w:rPr>
        <w:t xml:space="preserve">Does the content leave a Veteran, family member, or caregiver feeling like they are heard and cared for?</w:t>
      </w:r>
    </w:p>
    <w:p w:rsidR="00000000" w:rsidDel="00000000" w:rsidP="00000000" w:rsidRDefault="00000000" w:rsidRPr="00000000" w14:paraId="000000A8">
      <w:pPr>
        <w:numPr>
          <w:ilvl w:val="0"/>
          <w:numId w:val="11"/>
        </w:numPr>
        <w:spacing w:line="360" w:lineRule="auto"/>
        <w:ind w:left="720" w:hanging="360"/>
        <w:rPr>
          <w:i w:val="1"/>
          <w:u w:val="none"/>
        </w:rPr>
      </w:pPr>
      <w:r w:rsidDel="00000000" w:rsidR="00000000" w:rsidRPr="00000000">
        <w:rPr>
          <w:i w:val="1"/>
          <w:rtl w:val="0"/>
        </w:rPr>
        <w:t xml:space="preserve">Does the content help a Veteran, family member, or caregiver navigate through the health system?</w:t>
      </w:r>
    </w:p>
    <w:p w:rsidR="00000000" w:rsidDel="00000000" w:rsidP="00000000" w:rsidRDefault="00000000" w:rsidRPr="00000000" w14:paraId="000000A9">
      <w:pPr>
        <w:numPr>
          <w:ilvl w:val="0"/>
          <w:numId w:val="11"/>
        </w:numPr>
        <w:spacing w:line="360" w:lineRule="auto"/>
        <w:ind w:left="720" w:hanging="360"/>
        <w:rPr>
          <w:i w:val="1"/>
          <w:u w:val="none"/>
        </w:rPr>
      </w:pPr>
      <w:r w:rsidDel="00000000" w:rsidR="00000000" w:rsidRPr="00000000">
        <w:rPr>
          <w:i w:val="1"/>
          <w:rtl w:val="0"/>
        </w:rPr>
        <w:t xml:space="preserve">Does the content help a Veteran, family member, or caregiver access the pharmacy and their prescription easily?</w:t>
      </w:r>
    </w:p>
    <w:p w:rsidR="00000000" w:rsidDel="00000000" w:rsidP="00000000" w:rsidRDefault="00000000" w:rsidRPr="00000000" w14:paraId="000000AA">
      <w:pPr>
        <w:pStyle w:val="Heading2"/>
        <w:spacing w:line="360" w:lineRule="auto"/>
        <w:rPr/>
      </w:pPr>
      <w:bookmarkStart w:colFirst="0" w:colLast="0" w:name="_pkcbxcgssocz" w:id="17"/>
      <w:bookmarkEnd w:id="17"/>
      <w:r w:rsidDel="00000000" w:rsidR="00000000" w:rsidRPr="00000000">
        <w:rPr>
          <w:rtl w:val="0"/>
        </w:rPr>
        <w:t xml:space="preserve">Additional Authoring Guidance</w:t>
      </w:r>
    </w:p>
    <w:p w:rsidR="00000000" w:rsidDel="00000000" w:rsidP="00000000" w:rsidRDefault="00000000" w:rsidRPr="00000000" w14:paraId="000000AB">
      <w:pPr>
        <w:spacing w:line="360" w:lineRule="auto"/>
        <w:rPr/>
      </w:pPr>
      <w:r w:rsidDel="00000000" w:rsidR="00000000" w:rsidRPr="00000000">
        <w:rPr>
          <w:rtl w:val="0"/>
        </w:rPr>
        <w:t xml:space="preserve">VA-specific guidance to help you create on-brand VA facility web content:</w:t>
      </w:r>
    </w:p>
    <w:p w:rsidR="00000000" w:rsidDel="00000000" w:rsidP="00000000" w:rsidRDefault="00000000" w:rsidRPr="00000000" w14:paraId="000000AC">
      <w:pPr>
        <w:numPr>
          <w:ilvl w:val="0"/>
          <w:numId w:val="5"/>
        </w:numPr>
        <w:spacing w:line="360" w:lineRule="auto"/>
        <w:ind w:left="720" w:hanging="360"/>
      </w:pPr>
      <w:r w:rsidDel="00000000" w:rsidR="00000000" w:rsidRPr="00000000">
        <w:rPr>
          <w:rtl w:val="0"/>
        </w:rPr>
        <w:t xml:space="preserve">VA Design System Content Principles: </w:t>
      </w:r>
      <w:hyperlink r:id="rId7">
        <w:r w:rsidDel="00000000" w:rsidR="00000000" w:rsidRPr="00000000">
          <w:rPr>
            <w:color w:val="1155cc"/>
            <w:u w:val="single"/>
            <w:rtl w:val="0"/>
          </w:rPr>
          <w:t xml:space="preserve">https://design.va.gov/content-style-guide/content-principles</w:t>
        </w:r>
      </w:hyperlink>
      <w:r w:rsidDel="00000000" w:rsidR="00000000" w:rsidRPr="00000000">
        <w:rPr>
          <w:rtl w:val="0"/>
        </w:rPr>
      </w:r>
    </w:p>
    <w:p w:rsidR="00000000" w:rsidDel="00000000" w:rsidP="00000000" w:rsidRDefault="00000000" w:rsidRPr="00000000" w14:paraId="000000AD">
      <w:pPr>
        <w:numPr>
          <w:ilvl w:val="0"/>
          <w:numId w:val="5"/>
        </w:numPr>
        <w:spacing w:line="360" w:lineRule="auto"/>
        <w:ind w:left="720" w:hanging="360"/>
      </w:pPr>
      <w:r w:rsidDel="00000000" w:rsidR="00000000" w:rsidRPr="00000000">
        <w:rPr>
          <w:rtl w:val="0"/>
        </w:rPr>
        <w:t xml:space="preserve">VA Editorial Playbook: </w:t>
      </w:r>
      <w:hyperlink r:id="rId8">
        <w:r w:rsidDel="00000000" w:rsidR="00000000" w:rsidRPr="00000000">
          <w:rPr>
            <w:color w:val="1155cc"/>
            <w:u w:val="single"/>
            <w:rtl w:val="0"/>
          </w:rPr>
          <w:t xml:space="preserve">https://www.va.gov/playbook/editorial/</w:t>
        </w:r>
      </w:hyperlink>
      <w:r w:rsidDel="00000000" w:rsidR="00000000" w:rsidRPr="00000000">
        <w:rPr>
          <w:rtl w:val="0"/>
        </w:rPr>
      </w:r>
    </w:p>
    <w:p w:rsidR="00000000" w:rsidDel="00000000" w:rsidP="00000000" w:rsidRDefault="00000000" w:rsidRPr="00000000" w14:paraId="000000AE">
      <w:pPr>
        <w:pStyle w:val="Heading3"/>
        <w:rPr/>
      </w:pPr>
      <w:bookmarkStart w:colFirst="0" w:colLast="0" w:name="_5n5aui6tp6ro" w:id="18"/>
      <w:bookmarkEnd w:id="18"/>
      <w:r w:rsidDel="00000000" w:rsidR="00000000" w:rsidRPr="00000000">
        <w:rPr>
          <w:rtl w:val="0"/>
        </w:rPr>
        <w:t xml:space="preserve">User-Centered Content</w:t>
      </w:r>
    </w:p>
    <w:p w:rsidR="00000000" w:rsidDel="00000000" w:rsidP="00000000" w:rsidRDefault="00000000" w:rsidRPr="00000000" w14:paraId="000000AF">
      <w:pPr>
        <w:pStyle w:val="Heading3"/>
        <w:numPr>
          <w:ilvl w:val="0"/>
          <w:numId w:val="4"/>
        </w:numPr>
        <w:spacing w:after="0" w:afterAutospacing="0"/>
        <w:ind w:left="720" w:hanging="360"/>
        <w:rPr>
          <w:rFonts w:ascii="Bitter" w:cs="Bitter" w:eastAsia="Bitter" w:hAnsi="Bitter"/>
          <w:color w:val="434343"/>
          <w:sz w:val="28"/>
          <w:szCs w:val="28"/>
        </w:rPr>
      </w:pPr>
      <w:bookmarkStart w:colFirst="0" w:colLast="0" w:name="_pjfhhau0wysh" w:id="19"/>
      <w:bookmarkEnd w:id="19"/>
      <w:r w:rsidDel="00000000" w:rsidR="00000000" w:rsidRPr="00000000">
        <w:rPr>
          <w:rFonts w:ascii="Source Sans Pro" w:cs="Source Sans Pro" w:eastAsia="Source Sans Pro" w:hAnsi="Source Sans Pro"/>
          <w:color w:val="000000"/>
          <w:sz w:val="22"/>
          <w:szCs w:val="22"/>
          <w:rtl w:val="0"/>
        </w:rPr>
        <w:t xml:space="preserve">18F Content Style Guide: </w:t>
      </w:r>
      <w:hyperlink r:id="rId9">
        <w:r w:rsidDel="00000000" w:rsidR="00000000" w:rsidRPr="00000000">
          <w:rPr>
            <w:rFonts w:ascii="Source Sans Pro" w:cs="Source Sans Pro" w:eastAsia="Source Sans Pro" w:hAnsi="Source Sans Pro"/>
            <w:color w:val="1155cc"/>
            <w:sz w:val="22"/>
            <w:szCs w:val="22"/>
            <w:u w:val="single"/>
            <w:rtl w:val="0"/>
          </w:rPr>
          <w:t xml:space="preserve">https://content-guide.18f.gov/</w:t>
        </w:r>
      </w:hyperlink>
      <w:r w:rsidDel="00000000" w:rsidR="00000000" w:rsidRPr="00000000">
        <w:rPr>
          <w:rtl w:val="0"/>
        </w:rPr>
      </w:r>
    </w:p>
    <w:p w:rsidR="00000000" w:rsidDel="00000000" w:rsidP="00000000" w:rsidRDefault="00000000" w:rsidRPr="00000000" w14:paraId="000000B0">
      <w:pPr>
        <w:numPr>
          <w:ilvl w:val="0"/>
          <w:numId w:val="4"/>
        </w:numPr>
        <w:ind w:left="720" w:hanging="360"/>
      </w:pPr>
      <w:r w:rsidDel="00000000" w:rsidR="00000000" w:rsidRPr="00000000">
        <w:rPr>
          <w:rtl w:val="0"/>
        </w:rPr>
        <w:t xml:space="preserve">Plain Language: </w:t>
      </w:r>
      <w:hyperlink r:id="rId10">
        <w:r w:rsidDel="00000000" w:rsidR="00000000" w:rsidRPr="00000000">
          <w:rPr>
            <w:color w:val="1155cc"/>
            <w:u w:val="single"/>
            <w:rtl w:val="0"/>
          </w:rPr>
          <w:t xml:space="preserve">https://plainlanguage.gov</w:t>
        </w:r>
      </w:hyperlink>
      <w:r w:rsidDel="00000000" w:rsidR="00000000" w:rsidRPr="00000000">
        <w:rPr>
          <w:rtl w:val="0"/>
        </w:rPr>
      </w:r>
    </w:p>
    <w:p w:rsidR="00000000" w:rsidDel="00000000" w:rsidP="00000000" w:rsidRDefault="00000000" w:rsidRPr="00000000" w14:paraId="000000B1">
      <w:pPr>
        <w:pStyle w:val="Heading3"/>
        <w:spacing w:line="360" w:lineRule="auto"/>
        <w:rPr/>
      </w:pPr>
      <w:bookmarkStart w:colFirst="0" w:colLast="0" w:name="_3emjgywn8ynr" w:id="20"/>
      <w:bookmarkEnd w:id="20"/>
      <w:r w:rsidDel="00000000" w:rsidR="00000000" w:rsidRPr="00000000">
        <w:rPr>
          <w:rtl w:val="0"/>
        </w:rPr>
        <w:t xml:space="preserve">Health Care Content</w:t>
      </w:r>
    </w:p>
    <w:p w:rsidR="00000000" w:rsidDel="00000000" w:rsidP="00000000" w:rsidRDefault="00000000" w:rsidRPr="00000000" w14:paraId="000000B2">
      <w:pPr>
        <w:pStyle w:val="Heading3"/>
        <w:numPr>
          <w:ilvl w:val="0"/>
          <w:numId w:val="4"/>
        </w:numPr>
        <w:spacing w:line="360" w:lineRule="auto"/>
        <w:ind w:left="720" w:hanging="360"/>
        <w:rPr>
          <w:u w:val="none"/>
        </w:rPr>
      </w:pPr>
      <w:bookmarkStart w:colFirst="0" w:colLast="0" w:name="_ku77h0e970dn" w:id="21"/>
      <w:bookmarkEnd w:id="21"/>
      <w:r w:rsidDel="00000000" w:rsidR="00000000" w:rsidRPr="00000000">
        <w:rPr>
          <w:rFonts w:ascii="Source Sans Pro" w:cs="Source Sans Pro" w:eastAsia="Source Sans Pro" w:hAnsi="Source Sans Pro"/>
          <w:color w:val="000000"/>
          <w:sz w:val="22"/>
          <w:szCs w:val="22"/>
          <w:rtl w:val="0"/>
        </w:rPr>
        <w:t xml:space="preserve">Health Literacy Online: </w:t>
      </w:r>
      <w:hyperlink r:id="rId11">
        <w:r w:rsidDel="00000000" w:rsidR="00000000" w:rsidRPr="00000000">
          <w:rPr>
            <w:rFonts w:ascii="Source Sans Pro" w:cs="Source Sans Pro" w:eastAsia="Source Sans Pro" w:hAnsi="Source Sans Pro"/>
            <w:color w:val="1155cc"/>
            <w:sz w:val="22"/>
            <w:szCs w:val="22"/>
            <w:u w:val="single"/>
            <w:rtl w:val="0"/>
          </w:rPr>
          <w:t xml:space="preserve">https://health.gov/healthliteracyonline/</w:t>
        </w:r>
      </w:hyperlink>
      <w:r w:rsidDel="00000000" w:rsidR="00000000" w:rsidRPr="00000000">
        <w:rPr>
          <w:rtl w:val="0"/>
        </w:rPr>
        <w:br w:type="textWrapping"/>
      </w:r>
    </w:p>
    <w:p w:rsidR="00000000" w:rsidDel="00000000" w:rsidP="00000000" w:rsidRDefault="00000000" w:rsidRPr="00000000" w14:paraId="000000B3">
      <w:pPr>
        <w:pStyle w:val="Heading1"/>
        <w:rPr/>
      </w:pPr>
      <w:bookmarkStart w:colFirst="0" w:colLast="0" w:name="_rl985k6kgw12" w:id="22"/>
      <w:bookmarkEnd w:id="22"/>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g1wxraoz5w9j" w:id="23"/>
      <w:bookmarkEnd w:id="23"/>
      <w:r w:rsidDel="00000000" w:rsidR="00000000" w:rsidRPr="00000000">
        <w:rPr>
          <w:rtl w:val="0"/>
        </w:rPr>
        <w:t xml:space="preserve">Content Types </w:t>
      </w:r>
    </w:p>
    <w:p w:rsidR="00000000" w:rsidDel="00000000" w:rsidP="00000000" w:rsidRDefault="00000000" w:rsidRPr="00000000" w14:paraId="000000B5">
      <w:pPr>
        <w:spacing w:line="360" w:lineRule="auto"/>
        <w:rPr/>
      </w:pPr>
      <w:r w:rsidDel="00000000" w:rsidR="00000000" w:rsidRPr="00000000">
        <w:rPr>
          <w:rtl w:val="0"/>
        </w:rPr>
        <w:t xml:space="preserve">The new website for for VA Pittsburgh (</w:t>
      </w:r>
      <w:hyperlink r:id="rId12">
        <w:r w:rsidDel="00000000" w:rsidR="00000000" w:rsidRPr="00000000">
          <w:rPr>
            <w:color w:val="1155cc"/>
            <w:u w:val="single"/>
            <w:rtl w:val="0"/>
          </w:rPr>
          <w:t xml:space="preserve">https://staging.va.gov/pittsburgh-health-care/</w:t>
        </w:r>
      </w:hyperlink>
      <w:r w:rsidDel="00000000" w:rsidR="00000000" w:rsidRPr="00000000">
        <w:rPr>
          <w:rtl w:val="0"/>
        </w:rPr>
        <w:t xml:space="preserve">) consists of different content types, all entered into the Drupal content management system (CMS). </w:t>
      </w:r>
      <w:r w:rsidDel="00000000" w:rsidR="00000000" w:rsidRPr="00000000">
        <w:rPr>
          <w:b w:val="1"/>
          <w:rtl w:val="0"/>
        </w:rPr>
        <w:t xml:space="preserve">Content types</w:t>
      </w:r>
      <w:r w:rsidDel="00000000" w:rsidR="00000000" w:rsidRPr="00000000">
        <w:rPr>
          <w:rtl w:val="0"/>
        </w:rPr>
        <w:t xml:space="preserve"> represent various configurations of content that are distinct enough to be unique types in the system. By creating content types and relating them to one another, parts of the website are dynamically generated and require little maintenance. </w:t>
      </w:r>
    </w:p>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spacing w:line="360" w:lineRule="auto"/>
        <w:rPr/>
      </w:pPr>
      <w:commentRangeStart w:id="10"/>
      <w:r w:rsidDel="00000000" w:rsidR="00000000" w:rsidRPr="00000000">
        <w:rPr>
          <w:rtl w:val="0"/>
        </w:rPr>
        <w:t xml:space="preserve">Below is a list of content types that have been developed so far. </w:t>
      </w:r>
      <w:commentRangeEnd w:id="10"/>
      <w:r w:rsidDel="00000000" w:rsidR="00000000" w:rsidRPr="00000000">
        <w:commentReference w:id="10"/>
      </w:r>
      <w:r w:rsidDel="00000000" w:rsidR="00000000" w:rsidRPr="00000000">
        <w:rPr>
          <w:rtl w:val="0"/>
        </w:rPr>
        <w:t xml:space="preserve">Each content type is made up of content attributes. Attributes include required or optional content that make up each type and include how they relate to each other. For their definitions, attributes, and relationships, see the </w:t>
      </w:r>
      <w:commentRangeStart w:id="11"/>
      <w:commentRangeStart w:id="12"/>
      <w:hyperlink w:anchor="_1wdeums9x7ya">
        <w:r w:rsidDel="00000000" w:rsidR="00000000" w:rsidRPr="00000000">
          <w:rPr>
            <w:color w:val="1155cc"/>
            <w:u w:val="single"/>
            <w:rtl w:val="0"/>
          </w:rPr>
          <w:t xml:space="preserve">Content Model</w:t>
        </w:r>
      </w:hyperlink>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t xml:space="preserve">While content types and their associated templates in the CMS can help you publish pages, refer to the </w:t>
      </w:r>
      <w:hyperlink r:id="rId13">
        <w:r w:rsidDel="00000000" w:rsidR="00000000" w:rsidRPr="00000000">
          <w:rPr>
            <w:color w:val="1155cc"/>
            <w:u w:val="single"/>
            <w:rtl w:val="0"/>
          </w:rPr>
          <w:t xml:space="preserve">VA.gov content style guide</w:t>
        </w:r>
      </w:hyperlink>
      <w:r w:rsidDel="00000000" w:rsidR="00000000" w:rsidRPr="00000000">
        <w:rPr>
          <w:rtl w:val="0"/>
        </w:rPr>
        <w:t xml:space="preserve"> for additional guidance to help you create on-brand VA facility web content within these types.</w:t>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drawing>
          <wp:inline distB="114300" distT="114300" distL="114300" distR="114300">
            <wp:extent cx="6091238" cy="1170018"/>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091238" cy="1170018"/>
                    </a:xfrm>
                    <a:prstGeom prst="rect"/>
                    <a:ln/>
                  </pic:spPr>
                </pic:pic>
              </a:graphicData>
            </a:graphic>
          </wp:inline>
        </w:drawing>
      </w:r>
      <w:r w:rsidDel="00000000" w:rsidR="00000000" w:rsidRPr="00000000">
        <w:rPr>
          <w:rtl w:val="0"/>
        </w:rPr>
        <w:br w:type="textWrapping"/>
        <w:t xml:space="preserve">Pittsburgh facility sitemap.</w:t>
        <w:br w:type="textWrapping"/>
      </w:r>
    </w:p>
    <w:p w:rsidR="00000000" w:rsidDel="00000000" w:rsidP="00000000" w:rsidRDefault="00000000" w:rsidRPr="00000000" w14:paraId="000000BB">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line="360" w:lineRule="auto"/>
        <w:ind w:left="0" w:firstLine="0"/>
        <w:rPr/>
      </w:pPr>
      <w:r w:rsidDel="00000000" w:rsidR="00000000" w:rsidRPr="00000000">
        <w:rPr>
          <w:rtl w:val="0"/>
        </w:rPr>
      </w:r>
    </w:p>
    <w:p w:rsidR="00000000" w:rsidDel="00000000" w:rsidP="00000000" w:rsidRDefault="00000000" w:rsidRPr="00000000" w14:paraId="000000BD">
      <w:pPr>
        <w:spacing w:line="360" w:lineRule="auto"/>
        <w:ind w:left="0" w:firstLine="0"/>
        <w:rPr/>
      </w:pPr>
      <w:r w:rsidDel="00000000" w:rsidR="00000000" w:rsidRPr="00000000">
        <w:rPr>
          <w:rtl w:val="0"/>
        </w:rPr>
      </w:r>
    </w:p>
    <w:p w:rsidR="00000000" w:rsidDel="00000000" w:rsidP="00000000" w:rsidRDefault="00000000" w:rsidRPr="00000000" w14:paraId="000000BE">
      <w:pPr>
        <w:pStyle w:val="Heading1"/>
        <w:spacing w:line="360" w:lineRule="auto"/>
        <w:ind w:left="0" w:firstLine="0"/>
        <w:rPr/>
      </w:pPr>
      <w:bookmarkStart w:colFirst="0" w:colLast="0" w:name="_1wdeums9x7ya" w:id="24"/>
      <w:bookmarkEnd w:id="24"/>
      <w:commentRangeStart w:id="13"/>
      <w:commentRangeStart w:id="14"/>
      <w:commentRangeStart w:id="15"/>
      <w:commentRangeStart w:id="16"/>
      <w:commentRangeStart w:id="17"/>
      <w:r w:rsidDel="00000000" w:rsidR="00000000" w:rsidRPr="00000000">
        <w:rPr>
          <w:rtl w:val="0"/>
        </w:rPr>
        <w:t xml:space="preserve">Content Model</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F">
      <w:pPr>
        <w:spacing w:line="360" w:lineRule="auto"/>
        <w:ind w:left="0" w:firstLine="0"/>
        <w:rPr/>
      </w:pPr>
      <w:r w:rsidDel="00000000" w:rsidR="00000000" w:rsidRPr="00000000">
        <w:rPr/>
        <w:drawing>
          <wp:inline distB="114300" distT="114300" distL="114300" distR="114300">
            <wp:extent cx="2824163" cy="2394202"/>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24163" cy="239420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0" w:firstLine="0"/>
        <w:rPr/>
      </w:pPr>
      <w:r w:rsidDel="00000000" w:rsidR="00000000" w:rsidRPr="00000000">
        <w:rPr>
          <w:rtl w:val="0"/>
        </w:rPr>
      </w:r>
    </w:p>
    <w:p w:rsidR="00000000" w:rsidDel="00000000" w:rsidP="00000000" w:rsidRDefault="00000000" w:rsidRPr="00000000" w14:paraId="000000C1">
      <w:pPr>
        <w:spacing w:line="360" w:lineRule="auto"/>
        <w:ind w:left="0" w:firstLine="0"/>
        <w:rPr/>
      </w:pPr>
      <w:r w:rsidDel="00000000" w:rsidR="00000000" w:rsidRPr="00000000">
        <w:rPr/>
        <w:drawing>
          <wp:inline distB="114300" distT="114300" distL="114300" distR="114300">
            <wp:extent cx="3499318" cy="3671888"/>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9931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0" w:firstLine="0"/>
        <w:rPr/>
      </w:pPr>
      <w:r w:rsidDel="00000000" w:rsidR="00000000" w:rsidRPr="00000000">
        <w:rPr>
          <w:rtl w:val="0"/>
        </w:rPr>
      </w:r>
    </w:p>
    <w:p w:rsidR="00000000" w:rsidDel="00000000" w:rsidP="00000000" w:rsidRDefault="00000000" w:rsidRPr="00000000" w14:paraId="000000C3">
      <w:pPr>
        <w:pStyle w:val="Title"/>
        <w:spacing w:line="360" w:lineRule="auto"/>
        <w:ind w:left="0" w:firstLine="0"/>
        <w:rPr/>
      </w:pPr>
      <w:bookmarkStart w:colFirst="0" w:colLast="0" w:name="_tcs9vhduduya" w:id="25"/>
      <w:bookmarkEnd w:id="25"/>
      <w:r w:rsidDel="00000000" w:rsidR="00000000" w:rsidRPr="00000000">
        <w:rPr>
          <w:rtl w:val="0"/>
        </w:rPr>
        <w:t xml:space="preserve">Content Type Templates (Copy Decks)</w:t>
      </w:r>
    </w:p>
    <w:p w:rsidR="00000000" w:rsidDel="00000000" w:rsidP="00000000" w:rsidRDefault="00000000" w:rsidRPr="00000000" w14:paraId="000000C4">
      <w:pPr>
        <w:pStyle w:val="Heading1"/>
        <w:spacing w:line="360" w:lineRule="auto"/>
        <w:ind w:left="0" w:firstLine="0"/>
        <w:rPr/>
      </w:pPr>
      <w:bookmarkStart w:colFirst="0" w:colLast="0" w:name="_gle4mi6emg3v" w:id="26"/>
      <w:bookmarkEnd w:id="26"/>
      <w:commentRangeStart w:id="18"/>
      <w:r w:rsidDel="00000000" w:rsidR="00000000" w:rsidRPr="00000000">
        <w:rPr>
          <w:rtl w:val="0"/>
        </w:rPr>
        <w:t xml:space="preserve">1. Event</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C5">
      <w:pPr>
        <w:spacing w:line="360" w:lineRule="auto"/>
        <w:rPr/>
      </w:pPr>
      <w:r w:rsidDel="00000000" w:rsidR="00000000" w:rsidRPr="00000000">
        <w:rPr>
          <w:rtl w:val="0"/>
        </w:rPr>
        <w:t xml:space="preserve">The Event content type will help you easily create and publish pages for events like support groups, outreach/external events, and lectures. Events contain attributes like dates, times, descriptions, and locations. </w:t>
        <w:br w:type="textWrapping"/>
        <w:br w:type="textWrapping"/>
      </w:r>
      <w:r w:rsidDel="00000000" w:rsidR="00000000" w:rsidRPr="00000000">
        <w:rPr/>
        <w:drawing>
          <wp:inline distB="114300" distT="114300" distL="114300" distR="114300">
            <wp:extent cx="2881313" cy="4933754"/>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81313" cy="4933754"/>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C6">
      <w:pPr>
        <w:spacing w:line="360" w:lineRule="auto"/>
        <w:rPr/>
      </w:pPr>
      <w:r w:rsidDel="00000000" w:rsidR="00000000" w:rsidRPr="00000000">
        <w:rPr>
          <w:rtl w:val="0"/>
        </w:rPr>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spacing w:line="360" w:lineRule="auto"/>
        <w:ind w:left="0" w:firstLine="0"/>
        <w:rPr/>
      </w:pPr>
      <w:r w:rsidDel="00000000" w:rsidR="00000000" w:rsidRPr="00000000">
        <w:rPr>
          <w:rtl w:val="0"/>
        </w:rPr>
      </w:r>
    </w:p>
    <w:p w:rsidR="00000000" w:rsidDel="00000000" w:rsidP="00000000" w:rsidRDefault="00000000" w:rsidRPr="00000000" w14:paraId="000000C9">
      <w:pPr>
        <w:pStyle w:val="Heading1"/>
        <w:spacing w:line="360" w:lineRule="auto"/>
        <w:ind w:left="0" w:firstLine="0"/>
        <w:rPr>
          <w:highlight w:val="yellow"/>
        </w:rPr>
      </w:pPr>
      <w:bookmarkStart w:colFirst="0" w:colLast="0" w:name="_8xgfa8emk72h" w:id="27"/>
      <w:bookmarkEnd w:id="27"/>
      <w:r w:rsidDel="00000000" w:rsidR="00000000" w:rsidRPr="00000000">
        <w:rPr>
          <w:highlight w:val="yellow"/>
          <w:rtl w:val="0"/>
        </w:rPr>
        <w:t xml:space="preserve">2. Health care facility</w:t>
      </w:r>
    </w:p>
    <w:p w:rsidR="00000000" w:rsidDel="00000000" w:rsidP="00000000" w:rsidRDefault="00000000" w:rsidRPr="00000000" w14:paraId="000000CA">
      <w:pPr>
        <w:spacing w:line="360" w:lineRule="auto"/>
        <w:rPr/>
      </w:pPr>
      <w:r w:rsidDel="00000000" w:rsidR="00000000" w:rsidRPr="00000000">
        <w:rPr>
          <w:rtl w:val="0"/>
        </w:rPr>
        <w:t xml:space="preserve">The Health care facility content type will help you create pages for local facilities like medical centers or outpatient clinics within a healthcare system. This content type automatically displays data from the </w:t>
      </w:r>
      <w:hyperlink r:id="rId18">
        <w:r w:rsidDel="00000000" w:rsidR="00000000" w:rsidRPr="00000000">
          <w:rPr>
            <w:color w:val="1155cc"/>
            <w:u w:val="single"/>
            <w:rtl w:val="0"/>
          </w:rPr>
          <w:t xml:space="preserve">VA facility API </w:t>
        </w:r>
      </w:hyperlink>
      <w:r w:rsidDel="00000000" w:rsidR="00000000" w:rsidRPr="00000000">
        <w:rPr>
          <w:rtl w:val="0"/>
        </w:rPr>
        <w:t xml:space="preserve">including operating hours, addresses, maps, and phone numbers. </w:t>
      </w:r>
      <w:commentRangeStart w:id="19"/>
      <w:commentRangeStart w:id="20"/>
      <w:r w:rsidDel="00000000" w:rsidR="00000000" w:rsidRPr="00000000">
        <w:rPr>
          <w:rtl w:val="0"/>
        </w:rPr>
        <w:t xml:space="preserve">If available, wait times for </w:t>
      </w:r>
      <w:commentRangeStart w:id="21"/>
      <w:commentRangeStart w:id="22"/>
      <w:commentRangeStart w:id="23"/>
      <w:commentRangeStart w:id="24"/>
      <w:r w:rsidDel="00000000" w:rsidR="00000000" w:rsidRPr="00000000">
        <w:rPr>
          <w:rtl w:val="0"/>
        </w:rPr>
        <w:t xml:space="preserve">select clinical services, and cumulative responses from Veterans from select SHEP survey questions about access to primary care and specialty services</w:t>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t xml:space="preserve"> will appear across listings for applicable services. </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B">
      <w:pPr>
        <w:pStyle w:val="Heading2"/>
        <w:spacing w:line="360" w:lineRule="auto"/>
        <w:rPr>
          <w:color w:val="980000"/>
        </w:rPr>
      </w:pPr>
      <w:bookmarkStart w:colFirst="0" w:colLast="0" w:name="_sb02rzep7xzk" w:id="28"/>
      <w:bookmarkEnd w:id="28"/>
      <w:r w:rsidDel="00000000" w:rsidR="00000000" w:rsidRPr="00000000">
        <w:rPr>
          <w:rtl w:val="0"/>
        </w:rPr>
        <w:br w:type="textWrapping"/>
        <w:t xml:space="preserve"> Name of location</w:t>
      </w:r>
      <w:r w:rsidDel="00000000" w:rsidR="00000000" w:rsidRPr="00000000">
        <w:rPr>
          <w:color w:val="980000"/>
          <w:rtl w:val="0"/>
        </w:rPr>
        <w:t xml:space="preserve">* (required)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ind w:left="0" w:firstLine="0"/>
              <w:rPr/>
            </w:pPr>
            <w:r w:rsidDel="00000000" w:rsidR="00000000" w:rsidRPr="00000000">
              <w:rPr>
                <w:i w:val="1"/>
                <w:color w:val="999999"/>
                <w:rtl w:val="0"/>
              </w:rPr>
              <w:t xml:space="preserve">[e.g.,  Pittsburgh VA Medical Center - University Drive - (the page URL will be va.gov/pittsburgh-va-health-care/pittsburgh-va-medical-center-university-drive)] </w:t>
            </w:r>
            <w:r w:rsidDel="00000000" w:rsidR="00000000" w:rsidRPr="00000000">
              <w:rPr>
                <w:rtl w:val="0"/>
              </w:rPr>
            </w:r>
          </w:p>
        </w:tc>
      </w:tr>
    </w:tbl>
    <w:p w:rsidR="00000000" w:rsidDel="00000000" w:rsidP="00000000" w:rsidRDefault="00000000" w:rsidRPr="00000000" w14:paraId="000000CD">
      <w:pPr>
        <w:spacing w:line="360" w:lineRule="auto"/>
        <w:ind w:left="0" w:firstLine="0"/>
        <w:rPr/>
      </w:pPr>
      <w:r w:rsidDel="00000000" w:rsidR="00000000" w:rsidRPr="00000000">
        <w:rPr>
          <w:rtl w:val="0"/>
        </w:rPr>
      </w:r>
    </w:p>
    <w:p w:rsidR="00000000" w:rsidDel="00000000" w:rsidP="00000000" w:rsidRDefault="00000000" w:rsidRPr="00000000" w14:paraId="000000CE">
      <w:pPr>
        <w:pStyle w:val="Heading2"/>
        <w:rPr>
          <w:rFonts w:ascii="Bitter" w:cs="Bitter" w:eastAsia="Bitter" w:hAnsi="Bitter"/>
        </w:rPr>
      </w:pPr>
      <w:bookmarkStart w:colFirst="0" w:colLast="0" w:name="_qjz0umtw0exv" w:id="29"/>
      <w:bookmarkEnd w:id="29"/>
      <w:r w:rsidDel="00000000" w:rsidR="00000000" w:rsidRPr="00000000">
        <w:rPr>
          <w:rtl w:val="0"/>
        </w:rPr>
        <w:t xml:space="preserve">Image</w:t>
      </w:r>
      <w:r w:rsidDel="00000000" w:rsidR="00000000" w:rsidRPr="00000000">
        <w:rPr>
          <w:rtl w:val="0"/>
        </w:rPr>
      </w:r>
    </w:p>
    <w:p w:rsidR="00000000" w:rsidDel="00000000" w:rsidP="00000000" w:rsidRDefault="00000000" w:rsidRPr="00000000" w14:paraId="000000CF">
      <w:pPr>
        <w:numPr>
          <w:ilvl w:val="0"/>
          <w:numId w:val="12"/>
        </w:numPr>
        <w:spacing w:line="360" w:lineRule="auto"/>
        <w:ind w:left="0" w:firstLine="0"/>
        <w:rPr>
          <w:rFonts w:ascii="Source Sans Pro" w:cs="Source Sans Pro" w:eastAsia="Source Sans Pro" w:hAnsi="Source Sans Pro"/>
        </w:rPr>
      </w:pPr>
      <w:r w:rsidDel="00000000" w:rsidR="00000000" w:rsidRPr="00000000">
        <w:rPr>
          <w:rtl w:val="0"/>
        </w:rPr>
        <w:t xml:space="preserve">media</w:t>
      </w:r>
      <w:r w:rsidDel="00000000" w:rsidR="00000000" w:rsidRPr="00000000">
        <w:rPr>
          <w:rtl w:val="0"/>
        </w:rPr>
      </w:r>
    </w:p>
    <w:p w:rsidR="00000000" w:rsidDel="00000000" w:rsidP="00000000" w:rsidRDefault="00000000" w:rsidRPr="00000000" w14:paraId="000000D0">
      <w:pPr>
        <w:pStyle w:val="Heading2"/>
        <w:spacing w:line="360" w:lineRule="auto"/>
        <w:ind w:left="0" w:firstLine="0"/>
        <w:rPr/>
      </w:pPr>
      <w:bookmarkStart w:colFirst="0" w:colLast="0" w:name="_uiobn87x1pq8" w:id="30"/>
      <w:bookmarkEnd w:id="30"/>
      <w:r w:rsidDel="00000000" w:rsidR="00000000" w:rsidRPr="00000000">
        <w:rPr>
          <w:rtl w:val="0"/>
        </w:rPr>
        <w:t xml:space="preserve">Region</w:t>
      </w:r>
      <w:r w:rsidDel="00000000" w:rsidR="00000000" w:rsidRPr="00000000">
        <w:rPr>
          <w:color w:val="980000"/>
          <w:rtl w:val="0"/>
        </w:rPr>
        <w:t xml:space="preserve">* (required)</w:t>
      </w:r>
      <w:r w:rsidDel="00000000" w:rsidR="00000000" w:rsidRPr="00000000">
        <w:rPr>
          <w:rtl w:val="0"/>
        </w:rPr>
      </w:r>
    </w:p>
    <w:p w:rsidR="00000000" w:rsidDel="00000000" w:rsidP="00000000" w:rsidRDefault="00000000" w:rsidRPr="00000000" w14:paraId="000000D1">
      <w:pPr>
        <w:spacing w:line="360" w:lineRule="auto"/>
        <w:ind w:left="0" w:firstLine="0"/>
        <w:rPr/>
      </w:pPr>
      <w:r w:rsidDel="00000000" w:rsidR="00000000" w:rsidRPr="00000000">
        <w:rPr>
          <w:rtl w:val="0"/>
        </w:rPr>
        <w:t xml:space="preserve">[Select value from dropdown menu]</w:t>
      </w:r>
    </w:p>
    <w:p w:rsidR="00000000" w:rsidDel="00000000" w:rsidP="00000000" w:rsidRDefault="00000000" w:rsidRPr="00000000" w14:paraId="000000D2">
      <w:pPr>
        <w:pStyle w:val="Heading2"/>
        <w:spacing w:line="360" w:lineRule="auto"/>
        <w:ind w:left="0" w:firstLine="0"/>
        <w:rPr>
          <w:color w:val="980000"/>
        </w:rPr>
      </w:pPr>
      <w:bookmarkStart w:colFirst="0" w:colLast="0" w:name="_ekgi553vek2b" w:id="31"/>
      <w:bookmarkEnd w:id="31"/>
      <w:r w:rsidDel="00000000" w:rsidR="00000000" w:rsidRPr="00000000">
        <w:rPr>
          <w:rtl w:val="0"/>
        </w:rPr>
        <w:t xml:space="preserve">Alternate Name (optional)</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360" w:lineRule="auto"/>
              <w:ind w:left="0" w:firstLine="0"/>
              <w:rPr>
                <w:i w:val="1"/>
                <w:color w:val="999999"/>
              </w:rPr>
            </w:pPr>
            <w:r w:rsidDel="00000000" w:rsidR="00000000" w:rsidRPr="00000000">
              <w:rPr>
                <w:i w:val="1"/>
                <w:color w:val="999999"/>
                <w:rtl w:val="0"/>
              </w:rPr>
              <w:t xml:space="preserve">[Is this facility known by another name? If yes, add it here.]</w:t>
            </w:r>
          </w:p>
        </w:tc>
      </w:tr>
    </w:tbl>
    <w:p w:rsidR="00000000" w:rsidDel="00000000" w:rsidP="00000000" w:rsidRDefault="00000000" w:rsidRPr="00000000" w14:paraId="000000D4">
      <w:pPr>
        <w:spacing w:line="360" w:lineRule="auto"/>
        <w:ind w:left="0" w:firstLine="0"/>
        <w:rPr/>
      </w:pPr>
      <w:r w:rsidDel="00000000" w:rsidR="00000000" w:rsidRPr="00000000">
        <w:rPr>
          <w:rtl w:val="0"/>
        </w:rPr>
      </w:r>
    </w:p>
    <w:p w:rsidR="00000000" w:rsidDel="00000000" w:rsidP="00000000" w:rsidRDefault="00000000" w:rsidRPr="00000000" w14:paraId="000000D5">
      <w:pPr>
        <w:pStyle w:val="Heading2"/>
        <w:spacing w:line="360" w:lineRule="auto"/>
        <w:rPr>
          <w:color w:val="980000"/>
        </w:rPr>
      </w:pPr>
      <w:bookmarkStart w:colFirst="0" w:colLast="0" w:name="_i9isndty1gx1" w:id="32"/>
      <w:bookmarkEnd w:id="32"/>
      <w:r w:rsidDel="00000000" w:rsidR="00000000" w:rsidRPr="00000000">
        <w:rPr>
          <w:rtl w:val="0"/>
        </w:rPr>
        <w:t xml:space="preserve">Description</w:t>
      </w:r>
      <w:r w:rsidDel="00000000" w:rsidR="00000000" w:rsidRPr="00000000">
        <w:rPr>
          <w:color w:val="980000"/>
          <w:rtl w:val="0"/>
        </w:rPr>
        <w:t xml:space="preserve">*</w:t>
      </w:r>
      <w:r w:rsidDel="00000000" w:rsidR="00000000" w:rsidRPr="00000000">
        <w:rPr>
          <w:rtl w:val="0"/>
        </w:rPr>
        <w:t xml:space="preserve"> </w:t>
      </w:r>
      <w:r w:rsidDel="00000000" w:rsidR="00000000" w:rsidRPr="00000000">
        <w:rPr>
          <w:color w:val="980000"/>
          <w:rtl w:val="0"/>
        </w:rPr>
        <w:t xml:space="preserve">(required)</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360" w:lineRule="auto"/>
              <w:ind w:left="0" w:firstLine="0"/>
              <w:rPr>
                <w:i w:val="1"/>
                <w:color w:val="999999"/>
              </w:rPr>
            </w:pPr>
            <w:r w:rsidDel="00000000" w:rsidR="00000000" w:rsidRPr="00000000">
              <w:rPr>
                <w:i w:val="1"/>
                <w:color w:val="999999"/>
                <w:rtl w:val="0"/>
              </w:rPr>
              <w:t xml:space="preserve">[Describe the facility and the services it offers. Since operating hours will be supplied by the facility API do not include this information here.] </w:t>
            </w:r>
          </w:p>
          <w:p w:rsidR="00000000" w:rsidDel="00000000" w:rsidP="00000000" w:rsidRDefault="00000000" w:rsidRPr="00000000" w14:paraId="000000D7">
            <w:pPr>
              <w:spacing w:line="360" w:lineRule="auto"/>
              <w:ind w:left="0" w:firstLine="0"/>
              <w:rPr>
                <w:i w:val="1"/>
                <w:color w:val="999999"/>
              </w:rPr>
            </w:pPr>
            <w:r w:rsidDel="00000000" w:rsidR="00000000" w:rsidRPr="00000000">
              <w:rPr>
                <w:i w:val="1"/>
                <w:color w:val="999999"/>
                <w:rtl w:val="0"/>
              </w:rPr>
              <w:t xml:space="preserve">Example: </w:t>
            </w:r>
            <w:hyperlink r:id="rId19">
              <w:r w:rsidDel="00000000" w:rsidR="00000000" w:rsidRPr="00000000">
                <w:rPr>
                  <w:i w:val="1"/>
                  <w:color w:val="1155cc"/>
                  <w:u w:val="single"/>
                  <w:rtl w:val="0"/>
                </w:rPr>
                <w:t xml:space="preserve">https://staging.va.gov/pittsburgh-health-care/locations/hj-heinz-campus/</w:t>
              </w:r>
            </w:hyperlink>
            <w:r w:rsidDel="00000000" w:rsidR="00000000" w:rsidRPr="00000000">
              <w:rPr>
                <w:rtl w:val="0"/>
              </w:rPr>
            </w:r>
          </w:p>
          <w:p w:rsidR="00000000" w:rsidDel="00000000" w:rsidP="00000000" w:rsidRDefault="00000000" w:rsidRPr="00000000" w14:paraId="000000D8">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0D9">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0DA">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0DB">
            <w:pPr>
              <w:spacing w:line="360" w:lineRule="auto"/>
              <w:ind w:left="0" w:firstLine="0"/>
              <w:rPr>
                <w:i w:val="1"/>
                <w:color w:val="999999"/>
              </w:rPr>
            </w:pPr>
            <w:r w:rsidDel="00000000" w:rsidR="00000000" w:rsidRPr="00000000">
              <w:rPr>
                <w:rtl w:val="0"/>
              </w:rPr>
            </w:r>
          </w:p>
        </w:tc>
      </w:tr>
    </w:tbl>
    <w:p w:rsidR="00000000" w:rsidDel="00000000" w:rsidP="00000000" w:rsidRDefault="00000000" w:rsidRPr="00000000" w14:paraId="000000DC">
      <w:pPr>
        <w:spacing w:line="360" w:lineRule="auto"/>
        <w:ind w:left="0" w:firstLine="0"/>
        <w:rPr/>
      </w:pPr>
      <w:r w:rsidDel="00000000" w:rsidR="00000000" w:rsidRPr="00000000">
        <w:rPr>
          <w:rtl w:val="0"/>
        </w:rPr>
      </w:r>
    </w:p>
    <w:p w:rsidR="00000000" w:rsidDel="00000000" w:rsidP="00000000" w:rsidRDefault="00000000" w:rsidRPr="00000000" w14:paraId="000000DD">
      <w:pPr>
        <w:pStyle w:val="Heading2"/>
        <w:spacing w:line="360" w:lineRule="auto"/>
        <w:rPr>
          <w:color w:val="980000"/>
        </w:rPr>
      </w:pPr>
      <w:bookmarkStart w:colFirst="0" w:colLast="0" w:name="_hxqzjl9fca3v" w:id="33"/>
      <w:bookmarkEnd w:id="33"/>
      <w:r w:rsidDel="00000000" w:rsidR="00000000" w:rsidRPr="00000000">
        <w:rPr>
          <w:rtl w:val="0"/>
        </w:rPr>
        <w:t xml:space="preserve">Facility locator</w:t>
      </w:r>
      <w:r w:rsidDel="00000000" w:rsidR="00000000" w:rsidRPr="00000000">
        <w:rPr>
          <w:color w:val="980000"/>
          <w:rtl w:val="0"/>
        </w:rPr>
        <w:t xml:space="preserve">* (required)</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360" w:lineRule="auto"/>
              <w:ind w:left="0" w:firstLine="0"/>
              <w:rPr>
                <w:i w:val="1"/>
                <w:color w:val="999999"/>
              </w:rPr>
            </w:pPr>
            <w:r w:rsidDel="00000000" w:rsidR="00000000" w:rsidRPr="00000000">
              <w:rPr>
                <w:i w:val="1"/>
                <w:color w:val="999999"/>
                <w:rtl w:val="0"/>
              </w:rPr>
              <w:t xml:space="preserve">Enter your facility or station ID. (ie, vha_688) Go to </w:t>
            </w:r>
            <w:hyperlink r:id="rId20">
              <w:r w:rsidDel="00000000" w:rsidR="00000000" w:rsidRPr="00000000">
                <w:rPr>
                  <w:i w:val="1"/>
                  <w:color w:val="1155cc"/>
                  <w:u w:val="single"/>
                  <w:rtl w:val="0"/>
                </w:rPr>
                <w:t xml:space="preserve">https://www.va.gov/find-locations/</w:t>
              </w:r>
            </w:hyperlink>
            <w:r w:rsidDel="00000000" w:rsidR="00000000" w:rsidRPr="00000000">
              <w:rPr>
                <w:i w:val="1"/>
                <w:color w:val="999999"/>
                <w:rtl w:val="0"/>
              </w:rPr>
              <w:t xml:space="preserve"> and select your facility. Entering this ID will pull data from the VA facility API to automatically generate a map, facility hours,</w:t>
            </w:r>
            <w:commentRangeStart w:id="25"/>
            <w:r w:rsidDel="00000000" w:rsidR="00000000" w:rsidRPr="00000000">
              <w:rPr>
                <w:i w:val="1"/>
                <w:color w:val="999999"/>
                <w:rtl w:val="0"/>
              </w:rPr>
              <w:t xml:space="preserve"> services and wait times, and data from  surveys re: appointment access</w:t>
            </w:r>
            <w:commentRangeEnd w:id="25"/>
            <w:r w:rsidDel="00000000" w:rsidR="00000000" w:rsidRPr="00000000">
              <w:commentReference w:id="25"/>
            </w:r>
            <w:r w:rsidDel="00000000" w:rsidR="00000000" w:rsidRPr="00000000">
              <w:rPr>
                <w:i w:val="1"/>
                <w:color w:val="999999"/>
                <w:rtl w:val="0"/>
              </w:rPr>
              <w:t xml:space="preserve"> to primary and specialty care.</w:t>
            </w:r>
            <w:r w:rsidDel="00000000" w:rsidR="00000000" w:rsidRPr="00000000">
              <w:rPr>
                <w:rtl w:val="0"/>
              </w:rPr>
            </w:r>
          </w:p>
        </w:tc>
      </w:tr>
    </w:tbl>
    <w:p w:rsidR="00000000" w:rsidDel="00000000" w:rsidP="00000000" w:rsidRDefault="00000000" w:rsidRPr="00000000" w14:paraId="000000DF">
      <w:pPr>
        <w:spacing w:line="360" w:lineRule="auto"/>
        <w:ind w:left="0" w:firstLine="0"/>
        <w:rPr/>
      </w:pPr>
      <w:r w:rsidDel="00000000" w:rsidR="00000000" w:rsidRPr="00000000">
        <w:rPr>
          <w:rtl w:val="0"/>
        </w:rPr>
      </w:r>
    </w:p>
    <w:p w:rsidR="00000000" w:rsidDel="00000000" w:rsidP="00000000" w:rsidRDefault="00000000" w:rsidRPr="00000000" w14:paraId="000000E0">
      <w:pPr>
        <w:pStyle w:val="Heading2"/>
        <w:rPr>
          <w:color w:val="980000"/>
        </w:rPr>
      </w:pPr>
      <w:bookmarkStart w:colFirst="0" w:colLast="0" w:name="_ldandcltbvsg" w:id="34"/>
      <w:bookmarkEnd w:id="34"/>
      <w:r w:rsidDel="00000000" w:rsidR="00000000" w:rsidRPr="00000000">
        <w:rPr>
          <w:rtl w:val="0"/>
        </w:rPr>
        <w:t xml:space="preserve">Patient-reported service wait times for primary &amp; specialty care </w:t>
      </w:r>
      <w:r w:rsidDel="00000000" w:rsidR="00000000" w:rsidRPr="00000000">
        <w:rPr>
          <w:color w:val="ff9900"/>
          <w:rtl w:val="0"/>
        </w:rPr>
        <w:t xml:space="preserve">(autopopulates)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360" w:lineRule="auto"/>
              <w:rPr>
                <w:i w:val="1"/>
                <w:color w:val="999999"/>
              </w:rPr>
            </w:pPr>
            <w:r w:rsidDel="00000000" w:rsidR="00000000" w:rsidRPr="00000000">
              <w:rPr>
                <w:i w:val="1"/>
                <w:color w:val="999999"/>
                <w:rtl w:val="0"/>
              </w:rPr>
              <w:t xml:space="preserve">&lt;Populated by API&gt;</w:t>
            </w:r>
          </w:p>
        </w:tc>
      </w:tr>
    </w:tbl>
    <w:p w:rsidR="00000000" w:rsidDel="00000000" w:rsidP="00000000" w:rsidRDefault="00000000" w:rsidRPr="00000000" w14:paraId="000000E2">
      <w:pPr>
        <w:spacing w:line="360" w:lineRule="auto"/>
        <w:rPr/>
      </w:pPr>
      <w:r w:rsidDel="00000000" w:rsidR="00000000" w:rsidRPr="00000000">
        <w:rPr>
          <w:rtl w:val="0"/>
        </w:rPr>
      </w:r>
    </w:p>
    <w:p w:rsidR="00000000" w:rsidDel="00000000" w:rsidP="00000000" w:rsidRDefault="00000000" w:rsidRPr="00000000" w14:paraId="000000E3">
      <w:pPr>
        <w:pStyle w:val="Heading1"/>
        <w:rPr/>
      </w:pPr>
      <w:bookmarkStart w:colFirst="0" w:colLast="0" w:name="_2kio8zoo6znq" w:id="35"/>
      <w:bookmarkEnd w:id="35"/>
      <w:r w:rsidDel="00000000" w:rsidR="00000000" w:rsidRPr="00000000">
        <w:rPr>
          <w:rtl w:val="0"/>
        </w:rPr>
      </w:r>
    </w:p>
    <w:p w:rsidR="00000000" w:rsidDel="00000000" w:rsidP="00000000" w:rsidRDefault="00000000" w:rsidRPr="00000000" w14:paraId="000000E4">
      <w:pPr>
        <w:spacing w:line="360" w:lineRule="auto"/>
        <w:ind w:left="0" w:firstLine="0"/>
        <w:rPr/>
      </w:pPr>
      <w:r w:rsidDel="00000000" w:rsidR="00000000" w:rsidRPr="00000000">
        <w:rPr>
          <w:rtl w:val="0"/>
        </w:rPr>
      </w:r>
    </w:p>
    <w:p w:rsidR="00000000" w:rsidDel="00000000" w:rsidP="00000000" w:rsidRDefault="00000000" w:rsidRPr="00000000" w14:paraId="000000E5">
      <w:pPr>
        <w:pStyle w:val="Heading1"/>
        <w:spacing w:line="360" w:lineRule="auto"/>
        <w:ind w:left="0" w:firstLine="0"/>
        <w:rPr>
          <w:highlight w:val="yellow"/>
        </w:rPr>
      </w:pPr>
      <w:bookmarkStart w:colFirst="0" w:colLast="0" w:name="_7lqcslttl8p4" w:id="36"/>
      <w:bookmarkEnd w:id="36"/>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spacing w:line="360" w:lineRule="auto"/>
        <w:ind w:left="0" w:firstLine="0"/>
        <w:rPr>
          <w:highlight w:val="yellow"/>
        </w:rPr>
      </w:pPr>
      <w:bookmarkStart w:colFirst="0" w:colLast="0" w:name="_rcx0chmjzx52" w:id="37"/>
      <w:bookmarkEnd w:id="37"/>
      <w:commentRangeStart w:id="26"/>
      <w:r w:rsidDel="00000000" w:rsidR="00000000" w:rsidRPr="00000000">
        <w:rPr>
          <w:highlight w:val="yellow"/>
          <w:rtl w:val="0"/>
        </w:rPr>
        <w:t xml:space="preserve">3. Detail</w:t>
      </w:r>
      <w:r w:rsidDel="00000000" w:rsidR="00000000" w:rsidRPr="00000000">
        <w:rPr>
          <w:highlight w:val="yellow"/>
          <w:rtl w:val="0"/>
        </w:rPr>
        <w:t xml:space="preserve"> page</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E7">
      <w:pPr>
        <w:spacing w:line="360" w:lineRule="auto"/>
        <w:rPr/>
      </w:pPr>
      <w:r w:rsidDel="00000000" w:rsidR="00000000" w:rsidRPr="00000000">
        <w:rPr>
          <w:rtl w:val="0"/>
        </w:rPr>
        <w:t xml:space="preserve">The Detail page content type will help you create a generic page for a region website</w:t>
      </w:r>
      <w:r w:rsidDel="00000000" w:rsidR="00000000" w:rsidRPr="00000000">
        <w:rPr>
          <w:rtl w:val="0"/>
        </w:rPr>
        <w:t xml:space="preserve"> and offers a variety of design components to help you improve the page design and user experience. The detail page </w:t>
      </w:r>
      <w:del w:author="Kate Saul" w:id="1" w:date="2019-08-20T22:38:24Z">
        <w:r w:rsidDel="00000000" w:rsidR="00000000" w:rsidRPr="00000000">
          <w:rPr>
            <w:rtl w:val="0"/>
          </w:rPr>
          <w:delText xml:space="preserve">is flexible and </w:delText>
        </w:r>
      </w:del>
      <w:r w:rsidDel="00000000" w:rsidR="00000000" w:rsidRPr="00000000">
        <w:rPr>
          <w:rtl w:val="0"/>
        </w:rPr>
        <w:t xml:space="preserve">offers you the flexibility to publish pages  where there's not another content type that meets your needs. </w:t>
      </w:r>
    </w:p>
    <w:p w:rsidR="00000000" w:rsidDel="00000000" w:rsidP="00000000" w:rsidRDefault="00000000" w:rsidRPr="00000000" w14:paraId="000000E8">
      <w:pPr>
        <w:pStyle w:val="Heading2"/>
        <w:spacing w:line="360" w:lineRule="auto"/>
        <w:ind w:left="0" w:firstLine="0"/>
        <w:rPr>
          <w:color w:val="980000"/>
        </w:rPr>
      </w:pPr>
      <w:bookmarkStart w:colFirst="0" w:colLast="0" w:name="_f4gfwuifzaf8" w:id="38"/>
      <w:bookmarkEnd w:id="38"/>
      <w:r w:rsidDel="00000000" w:rsidR="00000000" w:rsidRPr="00000000">
        <w:rPr>
          <w:rtl w:val="0"/>
        </w:rPr>
        <w:t xml:space="preserve">Title</w:t>
      </w:r>
      <w:r w:rsidDel="00000000" w:rsidR="00000000" w:rsidRPr="00000000">
        <w:rPr>
          <w:color w:val="980000"/>
          <w:rtl w:val="0"/>
        </w:rPr>
        <w:t xml:space="preserve">* (required)</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360" w:lineRule="auto"/>
              <w:ind w:left="0" w:firstLine="0"/>
              <w:rPr/>
            </w:pPr>
            <w:r w:rsidDel="00000000" w:rsidR="00000000" w:rsidRPr="00000000">
              <w:rPr>
                <w:i w:val="1"/>
                <w:color w:val="999999"/>
                <w:rtl w:val="0"/>
              </w:rPr>
              <w:t xml:space="preserve">[This title will appear as a search listing. Use sentence case, 150 characters maximum ]</w:t>
            </w:r>
            <w:r w:rsidDel="00000000" w:rsidR="00000000" w:rsidRPr="00000000">
              <w:rPr>
                <w:rtl w:val="0"/>
              </w:rPr>
            </w:r>
          </w:p>
        </w:tc>
      </w:tr>
    </w:tbl>
    <w:p w:rsidR="00000000" w:rsidDel="00000000" w:rsidP="00000000" w:rsidRDefault="00000000" w:rsidRPr="00000000" w14:paraId="000000EA">
      <w:pPr>
        <w:pStyle w:val="Heading2"/>
        <w:spacing w:line="360" w:lineRule="auto"/>
        <w:ind w:left="0" w:firstLine="0"/>
        <w:rPr>
          <w:color w:val="980000"/>
        </w:rPr>
      </w:pPr>
      <w:bookmarkStart w:colFirst="0" w:colLast="0" w:name="_mqmht2aqulxa" w:id="39"/>
      <w:bookmarkEnd w:id="39"/>
      <w:commentRangeStart w:id="27"/>
      <w:commentRangeStart w:id="28"/>
      <w:commentRangeStart w:id="29"/>
      <w:r w:rsidDel="00000000" w:rsidR="00000000" w:rsidRPr="00000000">
        <w:rPr>
          <w:rtl w:val="0"/>
        </w:rPr>
        <w:t xml:space="preserve">Description (optional)</w:t>
      </w:r>
      <w:commentRangeEnd w:id="27"/>
      <w:r w:rsidDel="00000000" w:rsidR="00000000" w:rsidRPr="00000000">
        <w:commentReference w:id="27"/>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360" w:lineRule="auto"/>
              <w:ind w:left="0" w:firstLine="0"/>
              <w:rPr>
                <w:i w:val="1"/>
                <w:color w:val="999999"/>
              </w:rPr>
            </w:pPr>
            <w:r w:rsidDel="00000000" w:rsidR="00000000" w:rsidRPr="00000000">
              <w:rPr>
                <w:i w:val="1"/>
                <w:color w:val="999999"/>
                <w:rtl w:val="0"/>
              </w:rPr>
              <w:t xml:space="preserve">[This content often appears in search engine results and should be a brief description of the page’s content. 160 characters maximum]</w:t>
            </w:r>
          </w:p>
        </w:tc>
      </w:tr>
    </w:tbl>
    <w:p w:rsidR="00000000" w:rsidDel="00000000" w:rsidP="00000000" w:rsidRDefault="00000000" w:rsidRPr="00000000" w14:paraId="000000EC">
      <w:pPr>
        <w:pStyle w:val="Heading2"/>
        <w:spacing w:line="360" w:lineRule="auto"/>
        <w:ind w:left="0" w:firstLine="0"/>
        <w:rPr/>
      </w:pPr>
      <w:bookmarkStart w:colFirst="0" w:colLast="0" w:name="_w4dwldkm16m5" w:id="40"/>
      <w:bookmarkEnd w:id="40"/>
      <w:r w:rsidDel="00000000" w:rsidR="00000000" w:rsidRPr="00000000">
        <w:rPr>
          <w:rtl w:val="0"/>
        </w:rPr>
        <w:t xml:space="preserve">Region</w:t>
      </w:r>
      <w:r w:rsidDel="00000000" w:rsidR="00000000" w:rsidRPr="00000000">
        <w:rPr>
          <w:color w:val="980000"/>
          <w:rtl w:val="0"/>
        </w:rPr>
        <w:t xml:space="preserve">* (required)</w:t>
      </w:r>
      <w:r w:rsidDel="00000000" w:rsidR="00000000" w:rsidRPr="00000000">
        <w:rPr>
          <w:rtl w:val="0"/>
        </w:rPr>
      </w:r>
    </w:p>
    <w:p w:rsidR="00000000" w:rsidDel="00000000" w:rsidP="00000000" w:rsidRDefault="00000000" w:rsidRPr="00000000" w14:paraId="000000ED">
      <w:pPr>
        <w:spacing w:line="360" w:lineRule="auto"/>
        <w:ind w:left="0" w:firstLine="0"/>
        <w:rPr/>
      </w:pPr>
      <w:r w:rsidDel="00000000" w:rsidR="00000000" w:rsidRPr="00000000">
        <w:rPr>
          <w:rtl w:val="0"/>
        </w:rPr>
        <w:t xml:space="preserve">[Select value from dropdown menu]</w:t>
      </w:r>
    </w:p>
    <w:p w:rsidR="00000000" w:rsidDel="00000000" w:rsidP="00000000" w:rsidRDefault="00000000" w:rsidRPr="00000000" w14:paraId="000000EE">
      <w:pPr>
        <w:pStyle w:val="Heading2"/>
        <w:spacing w:line="360" w:lineRule="auto"/>
        <w:ind w:left="0" w:firstLine="0"/>
        <w:rPr>
          <w:color w:val="980000"/>
        </w:rPr>
      </w:pPr>
      <w:bookmarkStart w:colFirst="0" w:colLast="0" w:name="_b236quh7n248" w:id="41"/>
      <w:bookmarkEnd w:id="41"/>
      <w:r w:rsidDel="00000000" w:rsidR="00000000" w:rsidRPr="00000000">
        <w:rPr>
          <w:rtl w:val="0"/>
        </w:rPr>
        <w:t xml:space="preserve">Main content</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360" w:lineRule="auto"/>
              <w:ind w:left="0" w:firstLine="0"/>
              <w:rPr>
                <w:i w:val="1"/>
                <w:color w:val="999999"/>
              </w:rPr>
            </w:pPr>
            <w:r w:rsidDel="00000000" w:rsidR="00000000" w:rsidRPr="00000000">
              <w:rPr>
                <w:i w:val="1"/>
                <w:color w:val="999999"/>
                <w:rtl w:val="0"/>
              </w:rPr>
              <w:t xml:space="preserve">Main content can be displayed using any of these components in any order.</w:t>
            </w:r>
          </w:p>
          <w:p w:rsidR="00000000" w:rsidDel="00000000" w:rsidP="00000000" w:rsidRDefault="00000000" w:rsidRPr="00000000" w14:paraId="000000F0">
            <w:pPr>
              <w:pStyle w:val="Subtitle"/>
              <w:spacing w:line="360" w:lineRule="auto"/>
              <w:ind w:left="0" w:firstLine="0"/>
              <w:rPr/>
            </w:pPr>
            <w:bookmarkStart w:colFirst="0" w:colLast="0" w:name="_mpiaqweigghi" w:id="42"/>
            <w:bookmarkEnd w:id="42"/>
            <w:r w:rsidDel="00000000" w:rsidR="00000000" w:rsidRPr="00000000">
              <w:rPr>
                <w:rtl w:val="0"/>
              </w:rPr>
              <w:t xml:space="preserve">WYSIWYG</w:t>
            </w:r>
          </w:p>
          <w:p w:rsidR="00000000" w:rsidDel="00000000" w:rsidP="00000000" w:rsidRDefault="00000000" w:rsidRPr="00000000" w14:paraId="000000F1">
            <w:pPr>
              <w:pStyle w:val="Subtitle"/>
              <w:spacing w:line="360" w:lineRule="auto"/>
              <w:ind w:left="0" w:firstLine="0"/>
              <w:rPr/>
            </w:pPr>
            <w:bookmarkStart w:colFirst="0" w:colLast="0" w:name="_mpiaqweigghi" w:id="42"/>
            <w:bookmarkEnd w:id="42"/>
            <w:r w:rsidDel="00000000" w:rsidR="00000000" w:rsidRPr="00000000">
              <w:rPr>
                <w:rtl w:val="0"/>
              </w:rPr>
              <w:t xml:space="preserve">Number Callout</w:t>
            </w:r>
          </w:p>
          <w:p w:rsidR="00000000" w:rsidDel="00000000" w:rsidP="00000000" w:rsidRDefault="00000000" w:rsidRPr="00000000" w14:paraId="000000F2">
            <w:pPr>
              <w:pStyle w:val="Subtitle"/>
              <w:spacing w:line="360" w:lineRule="auto"/>
              <w:ind w:left="0" w:firstLine="0"/>
              <w:rPr/>
            </w:pPr>
            <w:bookmarkStart w:colFirst="0" w:colLast="0" w:name="_mpiaqweigghi" w:id="42"/>
            <w:bookmarkEnd w:id="42"/>
            <w:hyperlink r:id="rId21">
              <w:r w:rsidDel="00000000" w:rsidR="00000000" w:rsidRPr="00000000">
                <w:rPr>
                  <w:color w:val="1155cc"/>
                  <w:u w:val="single"/>
                  <w:rtl w:val="0"/>
                </w:rPr>
                <w:t xml:space="preserve">Accordion</w:t>
              </w:r>
            </w:hyperlink>
            <w:r w:rsidDel="00000000" w:rsidR="00000000" w:rsidRPr="00000000">
              <w:rPr>
                <w:rtl w:val="0"/>
              </w:rPr>
            </w:r>
          </w:p>
          <w:p w:rsidR="00000000" w:rsidDel="00000000" w:rsidP="00000000" w:rsidRDefault="00000000" w:rsidRPr="00000000" w14:paraId="000000F3">
            <w:pPr>
              <w:pStyle w:val="Subtitle"/>
              <w:spacing w:line="360" w:lineRule="auto"/>
              <w:ind w:left="0" w:firstLine="0"/>
              <w:rPr/>
            </w:pPr>
            <w:bookmarkStart w:colFirst="0" w:colLast="0" w:name="_mpiaqweigghi" w:id="42"/>
            <w:bookmarkEnd w:id="42"/>
            <w:r w:rsidDel="00000000" w:rsidR="00000000" w:rsidRPr="00000000">
              <w:rPr>
                <w:rtl w:val="0"/>
              </w:rPr>
              <w:t xml:space="preserve">Q&amp;A</w:t>
            </w:r>
          </w:p>
          <w:p w:rsidR="00000000" w:rsidDel="00000000" w:rsidP="00000000" w:rsidRDefault="00000000" w:rsidRPr="00000000" w14:paraId="000000F4">
            <w:pPr>
              <w:pStyle w:val="Subtitle"/>
              <w:spacing w:line="360" w:lineRule="auto"/>
              <w:ind w:left="0" w:firstLine="0"/>
              <w:rPr/>
            </w:pPr>
            <w:bookmarkStart w:colFirst="0" w:colLast="0" w:name="_mpiaqweigghi" w:id="42"/>
            <w:bookmarkEnd w:id="42"/>
            <w:hyperlink r:id="rId22">
              <w:r w:rsidDel="00000000" w:rsidR="00000000" w:rsidRPr="00000000">
                <w:rPr>
                  <w:color w:val="1155cc"/>
                  <w:u w:val="single"/>
                  <w:rtl w:val="0"/>
                </w:rPr>
                <w:t xml:space="preserve">Process</w:t>
              </w:r>
            </w:hyperlink>
            <w:r w:rsidDel="00000000" w:rsidR="00000000" w:rsidRPr="00000000">
              <w:rPr>
                <w:rtl w:val="0"/>
              </w:rPr>
            </w:r>
          </w:p>
          <w:p w:rsidR="00000000" w:rsidDel="00000000" w:rsidP="00000000" w:rsidRDefault="00000000" w:rsidRPr="00000000" w14:paraId="000000F5">
            <w:pPr>
              <w:pStyle w:val="Subtitle"/>
              <w:spacing w:line="360" w:lineRule="auto"/>
              <w:ind w:left="0" w:firstLine="0"/>
              <w:rPr/>
            </w:pPr>
            <w:bookmarkStart w:colFirst="0" w:colLast="0" w:name="_mpiaqweigghi" w:id="42"/>
            <w:bookmarkEnd w:id="42"/>
            <w:r w:rsidDel="00000000" w:rsidR="00000000" w:rsidRPr="00000000">
              <w:rPr>
                <w:rtl w:val="0"/>
              </w:rPr>
              <w:t xml:space="preserve">React Widget</w:t>
            </w:r>
          </w:p>
        </w:tc>
      </w:tr>
    </w:tbl>
    <w:p w:rsidR="00000000" w:rsidDel="00000000" w:rsidP="00000000" w:rsidRDefault="00000000" w:rsidRPr="00000000" w14:paraId="000000F6">
      <w:pPr>
        <w:pStyle w:val="Heading2"/>
        <w:spacing w:line="360" w:lineRule="auto"/>
        <w:ind w:left="0" w:firstLine="0"/>
        <w:rPr>
          <w:color w:val="980000"/>
        </w:rPr>
      </w:pPr>
      <w:bookmarkStart w:colFirst="0" w:colLast="0" w:name="_k4wlhqtttqk0" w:id="43"/>
      <w:bookmarkEnd w:id="43"/>
      <w:r w:rsidDel="00000000" w:rsidR="00000000" w:rsidRPr="00000000">
        <w:rPr>
          <w:rtl w:val="0"/>
        </w:rPr>
        <w:t xml:space="preserve">Related links</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360" w:lineRule="auto"/>
              <w:ind w:left="0" w:firstLine="0"/>
              <w:rPr/>
            </w:pPr>
            <w:r w:rsidDel="00000000" w:rsidR="00000000" w:rsidRPr="00000000">
              <w:rPr>
                <w:i w:val="1"/>
                <w:color w:val="999999"/>
                <w:rtl w:val="0"/>
              </w:rPr>
              <w:t xml:space="preserve">Add URL</w:t>
            </w:r>
            <w:r w:rsidDel="00000000" w:rsidR="00000000" w:rsidRPr="00000000">
              <w:rPr>
                <w:rtl w:val="0"/>
              </w:rPr>
            </w:r>
          </w:p>
        </w:tc>
      </w:tr>
    </w:tbl>
    <w:p w:rsidR="00000000" w:rsidDel="00000000" w:rsidP="00000000" w:rsidRDefault="00000000" w:rsidRPr="00000000" w14:paraId="000000F8">
      <w:pPr>
        <w:pStyle w:val="Heading2"/>
        <w:spacing w:line="360" w:lineRule="auto"/>
        <w:ind w:left="0" w:firstLine="0"/>
        <w:rPr>
          <w:color w:val="980000"/>
        </w:rPr>
      </w:pPr>
      <w:bookmarkStart w:colFirst="0" w:colLast="0" w:name="_jzdh1nqky7rh" w:id="44"/>
      <w:bookmarkEnd w:id="44"/>
      <w:r w:rsidDel="00000000" w:rsidR="00000000" w:rsidRPr="00000000">
        <w:rPr>
          <w:rtl w:val="0"/>
        </w:rPr>
        <w:t xml:space="preserve">Link teasers</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360" w:lineRule="auto"/>
              <w:ind w:left="0" w:firstLine="0"/>
              <w:rPr/>
            </w:pPr>
            <w:r w:rsidDel="00000000" w:rsidR="00000000" w:rsidRPr="00000000">
              <w:rPr>
                <w:i w:val="1"/>
                <w:color w:val="999999"/>
                <w:rtl w:val="0"/>
              </w:rPr>
              <w:t xml:space="preserve">Main content can be displayed using any of these components.</w:t>
            </w:r>
            <w:r w:rsidDel="00000000" w:rsidR="00000000" w:rsidRPr="00000000">
              <w:rPr>
                <w:rtl w:val="0"/>
              </w:rPr>
            </w:r>
          </w:p>
        </w:tc>
      </w:tr>
    </w:tbl>
    <w:p w:rsidR="00000000" w:rsidDel="00000000" w:rsidP="00000000" w:rsidRDefault="00000000" w:rsidRPr="00000000" w14:paraId="000000FA">
      <w:pPr>
        <w:spacing w:line="360" w:lineRule="auto"/>
        <w:ind w:left="0" w:firstLine="0"/>
        <w:rPr/>
      </w:pPr>
      <w:r w:rsidDel="00000000" w:rsidR="00000000" w:rsidRPr="00000000">
        <w:rPr>
          <w:rtl w:val="0"/>
        </w:rPr>
      </w:r>
    </w:p>
    <w:p w:rsidR="00000000" w:rsidDel="00000000" w:rsidP="00000000" w:rsidRDefault="00000000" w:rsidRPr="00000000" w14:paraId="000000FB">
      <w:pPr>
        <w:pStyle w:val="Heading1"/>
        <w:spacing w:line="360" w:lineRule="auto"/>
        <w:ind w:left="0" w:firstLine="0"/>
        <w:rPr>
          <w:highlight w:val="yellow"/>
        </w:rPr>
      </w:pPr>
      <w:bookmarkStart w:colFirst="0" w:colLast="0" w:name="_ex8iftf0cdcx" w:id="45"/>
      <w:bookmarkEnd w:id="45"/>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spacing w:line="360" w:lineRule="auto"/>
        <w:ind w:left="0" w:firstLine="0"/>
        <w:rPr>
          <w:highlight w:val="yellow"/>
        </w:rPr>
      </w:pPr>
      <w:bookmarkStart w:colFirst="0" w:colLast="0" w:name="_n8lyldjptzh0" w:id="46"/>
      <w:bookmarkEnd w:id="46"/>
      <w:r w:rsidDel="00000000" w:rsidR="00000000" w:rsidRPr="00000000">
        <w:rPr>
          <w:highlight w:val="yellow"/>
          <w:rtl w:val="0"/>
        </w:rPr>
        <w:t xml:space="preserve">4. Health care system</w:t>
      </w:r>
    </w:p>
    <w:p w:rsidR="00000000" w:rsidDel="00000000" w:rsidP="00000000" w:rsidRDefault="00000000" w:rsidRPr="00000000" w14:paraId="000000FD">
      <w:pPr>
        <w:spacing w:line="360" w:lineRule="auto"/>
        <w:rPr/>
      </w:pPr>
      <w:r w:rsidDel="00000000" w:rsidR="00000000" w:rsidRPr="00000000">
        <w:rPr>
          <w:rtl w:val="0"/>
        </w:rPr>
        <w:t xml:space="preserve">The Health care system content type will help you create a homepage for a VA health care system. </w:t>
      </w:r>
    </w:p>
    <w:p w:rsidR="00000000" w:rsidDel="00000000" w:rsidP="00000000" w:rsidRDefault="00000000" w:rsidRPr="00000000" w14:paraId="000000FE">
      <w:pPr>
        <w:spacing w:line="360" w:lineRule="auto"/>
        <w:rPr/>
      </w:pPr>
      <w:r w:rsidDel="00000000" w:rsidR="00000000" w:rsidRPr="00000000">
        <w:rPr>
          <w:rtl w:val="0"/>
        </w:rPr>
      </w:r>
    </w:p>
    <w:p w:rsidR="00000000" w:rsidDel="00000000" w:rsidP="00000000" w:rsidRDefault="00000000" w:rsidRPr="00000000" w14:paraId="000000FF">
      <w:pPr>
        <w:spacing w:line="360" w:lineRule="auto"/>
        <w:rPr>
          <w:color w:val="980000"/>
        </w:rPr>
      </w:pPr>
      <w:r w:rsidDel="00000000" w:rsidR="00000000" w:rsidRPr="00000000">
        <w:rPr>
          <w:rtl w:val="0"/>
        </w:rPr>
        <w:t xml:space="preserve">Name of regional health care system</w:t>
      </w:r>
      <w:r w:rsidDel="00000000" w:rsidR="00000000" w:rsidRPr="00000000">
        <w:rPr>
          <w:color w:val="980000"/>
          <w:rtl w:val="0"/>
        </w:rPr>
        <w:t xml:space="preserve">* (required)</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360" w:lineRule="auto"/>
              <w:ind w:left="0" w:firstLine="0"/>
              <w:rPr/>
            </w:pPr>
            <w:r w:rsidDel="00000000" w:rsidR="00000000" w:rsidRPr="00000000">
              <w:rPr>
                <w:i w:val="1"/>
                <w:color w:val="999999"/>
                <w:rtl w:val="0"/>
              </w:rPr>
              <w:t xml:space="preserve">[e.g.,  Pittsburgh VA Health Care (this name will appear in page navigation as va.gov/pittsburgh-va-health-care)</w:t>
            </w:r>
            <w:r w:rsidDel="00000000" w:rsidR="00000000" w:rsidRPr="00000000">
              <w:rPr>
                <w:rtl w:val="0"/>
              </w:rPr>
            </w:r>
          </w:p>
        </w:tc>
      </w:tr>
    </w:tbl>
    <w:p w:rsidR="00000000" w:rsidDel="00000000" w:rsidP="00000000" w:rsidRDefault="00000000" w:rsidRPr="00000000" w14:paraId="00000101">
      <w:pPr>
        <w:pStyle w:val="Heading2"/>
        <w:spacing w:line="360" w:lineRule="auto"/>
        <w:ind w:left="0" w:firstLine="0"/>
        <w:rPr>
          <w:color w:val="980000"/>
        </w:rPr>
      </w:pPr>
      <w:bookmarkStart w:colFirst="0" w:colLast="0" w:name="_4h8gxrqyjig6" w:id="47"/>
      <w:bookmarkEnd w:id="47"/>
      <w:r w:rsidDel="00000000" w:rsidR="00000000" w:rsidRPr="00000000">
        <w:rPr>
          <w:rtl w:val="0"/>
        </w:rPr>
        <w:t xml:space="preserve">Alternate name (optional)</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360" w:lineRule="auto"/>
              <w:ind w:left="0" w:firstLine="0"/>
              <w:rPr>
                <w:i w:val="1"/>
                <w:color w:val="999999"/>
              </w:rPr>
            </w:pPr>
            <w:r w:rsidDel="00000000" w:rsidR="00000000" w:rsidRPr="00000000">
              <w:rPr>
                <w:i w:val="1"/>
                <w:color w:val="999999"/>
                <w:rtl w:val="0"/>
              </w:rPr>
              <w:t xml:space="preserve">[Does this region have an alternate name? If yes, add it here]  </w:t>
            </w:r>
          </w:p>
        </w:tc>
      </w:tr>
    </w:tbl>
    <w:p w:rsidR="00000000" w:rsidDel="00000000" w:rsidP="00000000" w:rsidRDefault="00000000" w:rsidRPr="00000000" w14:paraId="00000103">
      <w:pPr>
        <w:pStyle w:val="Heading2"/>
        <w:spacing w:line="360" w:lineRule="auto"/>
        <w:ind w:left="0" w:firstLine="0"/>
        <w:rPr>
          <w:color w:val="980000"/>
        </w:rPr>
      </w:pPr>
      <w:bookmarkStart w:colFirst="0" w:colLast="0" w:name="_q0v6fq6rquuy" w:id="48"/>
      <w:bookmarkEnd w:id="48"/>
      <w:r w:rsidDel="00000000" w:rsidR="00000000" w:rsidRPr="00000000">
        <w:rPr>
          <w:rtl w:val="0"/>
        </w:rPr>
        <w:t xml:space="preserve">Description</w:t>
      </w:r>
      <w:r w:rsidDel="00000000" w:rsidR="00000000" w:rsidRPr="00000000">
        <w:rPr>
          <w:color w:val="980000"/>
          <w:rtl w:val="0"/>
        </w:rPr>
        <w:t xml:space="preserve">* (required)</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360" w:lineRule="auto"/>
              <w:ind w:left="0" w:firstLine="0"/>
              <w:rPr>
                <w:i w:val="1"/>
                <w:color w:val="999999"/>
              </w:rPr>
            </w:pPr>
            <w:r w:rsidDel="00000000" w:rsidR="00000000" w:rsidRPr="00000000">
              <w:rPr>
                <w:i w:val="1"/>
                <w:color w:val="999999"/>
                <w:rtl w:val="0"/>
              </w:rPr>
              <w:t xml:space="preserve">[One sentence summary of that describes the content of the page, 160 characters maximum]</w:t>
            </w:r>
          </w:p>
        </w:tc>
      </w:tr>
    </w:tbl>
    <w:p w:rsidR="00000000" w:rsidDel="00000000" w:rsidP="00000000" w:rsidRDefault="00000000" w:rsidRPr="00000000" w14:paraId="00000105">
      <w:pPr>
        <w:pStyle w:val="Heading2"/>
        <w:spacing w:line="360" w:lineRule="auto"/>
        <w:ind w:left="0" w:firstLine="0"/>
        <w:rPr/>
      </w:pPr>
      <w:bookmarkStart w:colFirst="0" w:colLast="0" w:name="_yc62sy2e1w34" w:id="49"/>
      <w:bookmarkEnd w:id="49"/>
      <w:r w:rsidDel="00000000" w:rsidR="00000000" w:rsidRPr="00000000">
        <w:rPr>
          <w:rtl w:val="0"/>
        </w:rPr>
        <w:t xml:space="preserve">Banner image</w:t>
      </w:r>
    </w:p>
    <w:p w:rsidR="00000000" w:rsidDel="00000000" w:rsidP="00000000" w:rsidRDefault="00000000" w:rsidRPr="00000000" w14:paraId="00000106">
      <w:pPr>
        <w:numPr>
          <w:ilvl w:val="0"/>
          <w:numId w:val="12"/>
        </w:numPr>
        <w:spacing w:line="360" w:lineRule="auto"/>
        <w:ind w:left="0" w:firstLine="0"/>
      </w:pPr>
      <w:r w:rsidDel="00000000" w:rsidR="00000000" w:rsidRPr="00000000">
        <w:rPr>
          <w:rtl w:val="0"/>
        </w:rPr>
        <w:t xml:space="preserve">media</w:t>
      </w:r>
    </w:p>
    <w:p w:rsidR="00000000" w:rsidDel="00000000" w:rsidP="00000000" w:rsidRDefault="00000000" w:rsidRPr="00000000" w14:paraId="00000107">
      <w:pPr>
        <w:pStyle w:val="Heading2"/>
        <w:spacing w:line="360" w:lineRule="auto"/>
        <w:ind w:left="0" w:firstLine="0"/>
        <w:rPr/>
      </w:pPr>
      <w:bookmarkStart w:colFirst="0" w:colLast="0" w:name="_bd11vkyx2r82" w:id="50"/>
      <w:bookmarkEnd w:id="50"/>
      <w:r w:rsidDel="00000000" w:rsidR="00000000" w:rsidRPr="00000000">
        <w:rPr>
          <w:rtl w:val="0"/>
        </w:rPr>
        <w:t xml:space="preserve">Region</w:t>
      </w:r>
      <w:r w:rsidDel="00000000" w:rsidR="00000000" w:rsidRPr="00000000">
        <w:rPr>
          <w:color w:val="980000"/>
          <w:rtl w:val="0"/>
        </w:rPr>
        <w:t xml:space="preserve">* (required)</w:t>
      </w:r>
      <w:r w:rsidDel="00000000" w:rsidR="00000000" w:rsidRPr="00000000">
        <w:rPr>
          <w:rtl w:val="0"/>
        </w:rPr>
      </w:r>
    </w:p>
    <w:p w:rsidR="00000000" w:rsidDel="00000000" w:rsidP="00000000" w:rsidRDefault="00000000" w:rsidRPr="00000000" w14:paraId="00000108">
      <w:pPr>
        <w:spacing w:line="360" w:lineRule="auto"/>
        <w:ind w:left="0" w:firstLine="0"/>
        <w:rPr/>
      </w:pPr>
      <w:r w:rsidDel="00000000" w:rsidR="00000000" w:rsidRPr="00000000">
        <w:rPr>
          <w:rtl w:val="0"/>
        </w:rPr>
        <w:t xml:space="preserve">[Select value from dropdown menu]</w:t>
      </w:r>
    </w:p>
    <w:p w:rsidR="00000000" w:rsidDel="00000000" w:rsidP="00000000" w:rsidRDefault="00000000" w:rsidRPr="00000000" w14:paraId="00000109">
      <w:pPr>
        <w:pStyle w:val="Heading2"/>
        <w:spacing w:line="360" w:lineRule="auto"/>
        <w:ind w:left="0" w:firstLine="0"/>
        <w:rPr>
          <w:color w:val="980000"/>
        </w:rPr>
      </w:pPr>
      <w:bookmarkStart w:colFirst="0" w:colLast="0" w:name="_6uyosdaghc9" w:id="51"/>
      <w:bookmarkEnd w:id="51"/>
      <w:r w:rsidDel="00000000" w:rsidR="00000000" w:rsidRPr="00000000">
        <w:rPr>
          <w:rtl w:val="0"/>
        </w:rPr>
        <w:t xml:space="preserve">Our locations intro text</w:t>
      </w:r>
      <w:r w:rsidDel="00000000" w:rsidR="00000000" w:rsidRPr="00000000">
        <w:rPr>
          <w:color w:val="980000"/>
          <w:rtl w:val="0"/>
        </w:rPr>
        <w:t xml:space="preserve">*</w:t>
      </w:r>
      <w:r w:rsidDel="00000000" w:rsidR="00000000" w:rsidRPr="00000000">
        <w:rPr>
          <w:rtl w:val="0"/>
        </w:rPr>
        <w:t xml:space="preserve"> </w:t>
      </w:r>
      <w:r w:rsidDel="00000000" w:rsidR="00000000" w:rsidRPr="00000000">
        <w:rPr>
          <w:color w:val="980000"/>
          <w:rtl w:val="0"/>
        </w:rPr>
        <w:t xml:space="preserve">(required)</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360" w:lineRule="auto"/>
              <w:ind w:left="0" w:firstLine="0"/>
              <w:rPr>
                <w:i w:val="1"/>
                <w:color w:val="999999"/>
              </w:rPr>
            </w:pPr>
            <w:r w:rsidDel="00000000" w:rsidR="00000000" w:rsidRPr="00000000">
              <w:rPr>
                <w:i w:val="1"/>
                <w:color w:val="999999"/>
                <w:rtl w:val="0"/>
              </w:rPr>
              <w:t xml:space="preserve">[Describe the locations]</w:t>
            </w:r>
          </w:p>
          <w:p w:rsidR="00000000" w:rsidDel="00000000" w:rsidP="00000000" w:rsidRDefault="00000000" w:rsidRPr="00000000" w14:paraId="0000010B">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10C">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10D">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10E">
            <w:pPr>
              <w:spacing w:line="360" w:lineRule="auto"/>
              <w:ind w:left="0" w:firstLine="0"/>
              <w:rPr>
                <w:i w:val="1"/>
                <w:color w:val="999999"/>
              </w:rPr>
            </w:pPr>
            <w:r w:rsidDel="00000000" w:rsidR="00000000" w:rsidRPr="00000000">
              <w:rPr>
                <w:rtl w:val="0"/>
              </w:rPr>
            </w:r>
          </w:p>
        </w:tc>
      </w:tr>
    </w:tbl>
    <w:p w:rsidR="00000000" w:rsidDel="00000000" w:rsidP="00000000" w:rsidRDefault="00000000" w:rsidRPr="00000000" w14:paraId="0000010F">
      <w:pPr>
        <w:pStyle w:val="Heading2"/>
        <w:spacing w:line="360" w:lineRule="auto"/>
        <w:ind w:left="0" w:firstLine="0"/>
        <w:rPr>
          <w:color w:val="980000"/>
        </w:rPr>
      </w:pPr>
      <w:bookmarkStart w:colFirst="0" w:colLast="0" w:name="_jtewhmhn8ta1" w:id="52"/>
      <w:bookmarkEnd w:id="52"/>
      <w:r w:rsidDel="00000000" w:rsidR="00000000" w:rsidRPr="00000000">
        <w:rPr>
          <w:rtl w:val="0"/>
        </w:rPr>
        <w:t xml:space="preserve">Social accounts </w:t>
      </w:r>
      <w:r w:rsidDel="00000000" w:rsidR="00000000" w:rsidRPr="00000000">
        <w:rPr>
          <w:rtl w:val="0"/>
        </w:rPr>
        <w:t xml:space="preserve">(optional)</w:t>
      </w: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360" w:lineRule="auto"/>
              <w:ind w:left="0" w:firstLine="0"/>
              <w:rPr>
                <w:i w:val="1"/>
                <w:color w:val="999999"/>
              </w:rPr>
            </w:pPr>
            <w:r w:rsidDel="00000000" w:rsidR="00000000" w:rsidRPr="00000000">
              <w:rPr>
                <w:i w:val="1"/>
                <w:color w:val="999999"/>
                <w:rtl w:val="0"/>
              </w:rPr>
              <w:t xml:space="preserve">Facebook URL</w:t>
            </w:r>
          </w:p>
        </w:tc>
      </w:tr>
    </w:tbl>
    <w:p w:rsidR="00000000" w:rsidDel="00000000" w:rsidP="00000000" w:rsidRDefault="00000000" w:rsidRPr="00000000" w14:paraId="00000111">
      <w:pPr>
        <w:pStyle w:val="Heading2"/>
        <w:spacing w:line="360" w:lineRule="auto"/>
        <w:ind w:left="0" w:firstLine="0"/>
        <w:rPr>
          <w:color w:val="980000"/>
        </w:rPr>
      </w:pPr>
      <w:bookmarkStart w:colFirst="0" w:colLast="0" w:name="_w5zcjmi01eak" w:id="53"/>
      <w:bookmarkEnd w:id="53"/>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360" w:lineRule="auto"/>
              <w:ind w:left="0" w:firstLine="0"/>
              <w:rPr>
                <w:i w:val="1"/>
                <w:color w:val="999999"/>
              </w:rPr>
            </w:pPr>
            <w:r w:rsidDel="00000000" w:rsidR="00000000" w:rsidRPr="00000000">
              <w:rPr>
                <w:i w:val="1"/>
                <w:color w:val="999999"/>
                <w:rtl w:val="0"/>
              </w:rPr>
              <w:t xml:space="preserve">Twitter URL</w:t>
            </w:r>
          </w:p>
        </w:tc>
      </w:tr>
    </w:tbl>
    <w:p w:rsidR="00000000" w:rsidDel="00000000" w:rsidP="00000000" w:rsidRDefault="00000000" w:rsidRPr="00000000" w14:paraId="00000113">
      <w:pPr>
        <w:pStyle w:val="Heading2"/>
        <w:spacing w:line="360" w:lineRule="auto"/>
        <w:ind w:left="0" w:firstLine="0"/>
        <w:rPr>
          <w:color w:val="980000"/>
        </w:rPr>
      </w:pPr>
      <w:bookmarkStart w:colFirst="0" w:colLast="0" w:name="_3cvs8kyryrtp" w:id="54"/>
      <w:bookmarkEnd w:id="54"/>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360" w:lineRule="auto"/>
              <w:ind w:left="0" w:firstLine="0"/>
              <w:rPr>
                <w:i w:val="1"/>
                <w:color w:val="999999"/>
              </w:rPr>
            </w:pPr>
            <w:r w:rsidDel="00000000" w:rsidR="00000000" w:rsidRPr="00000000">
              <w:rPr>
                <w:i w:val="1"/>
                <w:color w:val="999999"/>
                <w:rtl w:val="0"/>
              </w:rPr>
              <w:t xml:space="preserve">Instagram URL</w:t>
            </w:r>
          </w:p>
        </w:tc>
      </w:tr>
    </w:tbl>
    <w:p w:rsidR="00000000" w:rsidDel="00000000" w:rsidP="00000000" w:rsidRDefault="00000000" w:rsidRPr="00000000" w14:paraId="00000115">
      <w:pPr>
        <w:pStyle w:val="Heading2"/>
        <w:spacing w:line="360" w:lineRule="auto"/>
        <w:ind w:left="0" w:firstLine="0"/>
        <w:rPr>
          <w:color w:val="980000"/>
        </w:rPr>
      </w:pPr>
      <w:bookmarkStart w:colFirst="0" w:colLast="0" w:name="_c7p3j1f96l5l" w:id="55"/>
      <w:bookmarkEnd w:id="55"/>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360" w:lineRule="auto"/>
              <w:ind w:left="0" w:firstLine="0"/>
              <w:rPr>
                <w:i w:val="1"/>
                <w:color w:val="999999"/>
              </w:rPr>
            </w:pPr>
            <w:r w:rsidDel="00000000" w:rsidR="00000000" w:rsidRPr="00000000">
              <w:rPr>
                <w:i w:val="1"/>
                <w:color w:val="999999"/>
                <w:rtl w:val="0"/>
              </w:rPr>
              <w:t xml:space="preserve">Flickr URL</w:t>
            </w:r>
          </w:p>
        </w:tc>
      </w:tr>
    </w:tbl>
    <w:p w:rsidR="00000000" w:rsidDel="00000000" w:rsidP="00000000" w:rsidRDefault="00000000" w:rsidRPr="00000000" w14:paraId="00000117">
      <w:pPr>
        <w:pStyle w:val="Heading2"/>
        <w:spacing w:line="360" w:lineRule="auto"/>
        <w:ind w:left="0" w:firstLine="0"/>
        <w:rPr>
          <w:color w:val="980000"/>
        </w:rPr>
      </w:pPr>
      <w:bookmarkStart w:colFirst="0" w:colLast="0" w:name="_vqpvleohn4l3" w:id="56"/>
      <w:bookmarkEnd w:id="56"/>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360" w:lineRule="auto"/>
              <w:ind w:left="0" w:firstLine="0"/>
              <w:rPr>
                <w:i w:val="1"/>
                <w:color w:val="999999"/>
              </w:rPr>
            </w:pPr>
            <w:r w:rsidDel="00000000" w:rsidR="00000000" w:rsidRPr="00000000">
              <w:rPr>
                <w:i w:val="1"/>
                <w:color w:val="999999"/>
                <w:rtl w:val="0"/>
              </w:rPr>
              <w:t xml:space="preserve">Email List</w:t>
            </w:r>
          </w:p>
        </w:tc>
      </w:tr>
    </w:tbl>
    <w:p w:rsidR="00000000" w:rsidDel="00000000" w:rsidP="00000000" w:rsidRDefault="00000000" w:rsidRPr="00000000" w14:paraId="00000119">
      <w:pPr>
        <w:spacing w:line="360" w:lineRule="auto"/>
        <w:ind w:left="0" w:firstLine="0"/>
        <w:rPr/>
      </w:pPr>
      <w:r w:rsidDel="00000000" w:rsidR="00000000" w:rsidRPr="00000000">
        <w:rPr>
          <w:rtl w:val="0"/>
        </w:rPr>
      </w:r>
    </w:p>
    <w:p w:rsidR="00000000" w:rsidDel="00000000" w:rsidP="00000000" w:rsidRDefault="00000000" w:rsidRPr="00000000" w14:paraId="0000011A">
      <w:pPr>
        <w:pStyle w:val="Heading1"/>
        <w:spacing w:line="360" w:lineRule="auto"/>
        <w:ind w:left="0" w:firstLine="0"/>
        <w:rPr>
          <w:highlight w:val="yellow"/>
        </w:rPr>
      </w:pPr>
      <w:bookmarkStart w:colFirst="0" w:colLast="0" w:name="_pgtxxdeibuqy" w:id="57"/>
      <w:bookmarkEnd w:id="57"/>
      <w:r w:rsidDel="00000000" w:rsidR="00000000" w:rsidRPr="00000000">
        <w:br w:type="page"/>
      </w:r>
      <w:r w:rsidDel="00000000" w:rsidR="00000000" w:rsidRPr="00000000">
        <w:rPr>
          <w:rtl w:val="0"/>
        </w:rPr>
      </w:r>
    </w:p>
    <w:p w:rsidR="00000000" w:rsidDel="00000000" w:rsidP="00000000" w:rsidRDefault="00000000" w:rsidRPr="00000000" w14:paraId="0000011B">
      <w:pPr>
        <w:spacing w:line="360" w:lineRule="auto"/>
        <w:ind w:left="0" w:firstLine="0"/>
        <w:rPr/>
      </w:pPr>
      <w:r w:rsidDel="00000000" w:rsidR="00000000" w:rsidRPr="00000000">
        <w:rPr>
          <w:rtl w:val="0"/>
        </w:rPr>
      </w:r>
    </w:p>
    <w:p w:rsidR="00000000" w:rsidDel="00000000" w:rsidP="00000000" w:rsidRDefault="00000000" w:rsidRPr="00000000" w14:paraId="0000011C">
      <w:pPr>
        <w:pStyle w:val="Heading1"/>
        <w:spacing w:line="360" w:lineRule="auto"/>
        <w:ind w:left="0" w:firstLine="0"/>
        <w:rPr/>
      </w:pPr>
      <w:bookmarkStart w:colFirst="0" w:colLast="0" w:name="_w8s1wsm1upi" w:id="58"/>
      <w:bookmarkEnd w:id="58"/>
      <w:r w:rsidDel="00000000" w:rsidR="00000000" w:rsidRPr="00000000">
        <w:rPr>
          <w:rtl w:val="0"/>
        </w:rPr>
        <w:t xml:space="preserve">5. Benefits hub landing page</w:t>
      </w:r>
    </w:p>
    <w:p w:rsidR="00000000" w:rsidDel="00000000" w:rsidP="00000000" w:rsidRDefault="00000000" w:rsidRPr="00000000" w14:paraId="0000011D">
      <w:pPr>
        <w:spacing w:line="360" w:lineRule="auto"/>
        <w:rPr/>
      </w:pPr>
      <w:r w:rsidDel="00000000" w:rsidR="00000000" w:rsidRPr="00000000">
        <w:rPr>
          <w:rtl w:val="0"/>
        </w:rPr>
        <w:t xml:space="preserve">The Benefits hub landing page content type will help you create home pages for VA benefits areas, including disability compensation, education, employment, health care, home loans, life insurance, memorial benefits, and pension. These pages display top-level benefits content with its own layout and content.</w:t>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pStyle w:val="Heading2"/>
        <w:spacing w:line="360" w:lineRule="auto"/>
        <w:rPr>
          <w:color w:val="980000"/>
        </w:rPr>
      </w:pPr>
      <w:bookmarkStart w:colFirst="0" w:colLast="0" w:name="_dp45lldui7hu" w:id="59"/>
      <w:bookmarkEnd w:id="59"/>
      <w:r w:rsidDel="00000000" w:rsidR="00000000" w:rsidRPr="00000000">
        <w:rPr>
          <w:rtl w:val="0"/>
        </w:rPr>
        <w:t xml:space="preserve">Hub name</w:t>
      </w:r>
      <w:r w:rsidDel="00000000" w:rsidR="00000000" w:rsidRPr="00000000">
        <w:rPr>
          <w:color w:val="980000"/>
          <w:rtl w:val="0"/>
        </w:rPr>
        <w:t xml:space="preserve">* (required)</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360" w:lineRule="auto"/>
              <w:rPr/>
            </w:pPr>
            <w:r w:rsidDel="00000000" w:rsidR="00000000" w:rsidRPr="00000000">
              <w:rPr>
                <w:i w:val="1"/>
                <w:color w:val="999999"/>
                <w:rtl w:val="0"/>
              </w:rPr>
              <w:t xml:space="preserve">[e.g.,  Health Care (this name will appear in page navigation as va.gov/health-care)</w:t>
            </w:r>
            <w:r w:rsidDel="00000000" w:rsidR="00000000" w:rsidRPr="00000000">
              <w:rPr>
                <w:rtl w:val="0"/>
              </w:rPr>
            </w:r>
          </w:p>
        </w:tc>
      </w:tr>
    </w:tbl>
    <w:p w:rsidR="00000000" w:rsidDel="00000000" w:rsidP="00000000" w:rsidRDefault="00000000" w:rsidRPr="00000000" w14:paraId="00000121">
      <w:pPr>
        <w:pStyle w:val="Heading2"/>
        <w:spacing w:line="360" w:lineRule="auto"/>
        <w:rPr>
          <w:color w:val="980000"/>
        </w:rPr>
      </w:pPr>
      <w:bookmarkStart w:colFirst="0" w:colLast="0" w:name="_siwcbzkv2wff" w:id="60"/>
      <w:bookmarkEnd w:id="60"/>
      <w:r w:rsidDel="00000000" w:rsidR="00000000" w:rsidRPr="00000000">
        <w:rPr>
          <w:rtl w:val="0"/>
        </w:rPr>
        <w:t xml:space="preserve">Description</w:t>
      </w:r>
      <w:r w:rsidDel="00000000" w:rsidR="00000000" w:rsidRPr="00000000">
        <w:rPr>
          <w:color w:val="980000"/>
          <w:rtl w:val="0"/>
        </w:rPr>
        <w:t xml:space="preserve">* (required)</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360" w:lineRule="auto"/>
              <w:rPr>
                <w:i w:val="1"/>
                <w:color w:val="999999"/>
              </w:rPr>
            </w:pPr>
            <w:r w:rsidDel="00000000" w:rsidR="00000000" w:rsidRPr="00000000">
              <w:rPr>
                <w:i w:val="1"/>
                <w:color w:val="999999"/>
                <w:rtl w:val="0"/>
              </w:rPr>
              <w:t xml:space="preserve">[One sentence summary of that describes the content of the page, 160 characters maximum]</w:t>
            </w:r>
          </w:p>
        </w:tc>
      </w:tr>
    </w:tbl>
    <w:p w:rsidR="00000000" w:rsidDel="00000000" w:rsidP="00000000" w:rsidRDefault="00000000" w:rsidRPr="00000000" w14:paraId="00000123">
      <w:pPr>
        <w:pStyle w:val="Heading2"/>
        <w:spacing w:line="360" w:lineRule="auto"/>
        <w:rPr>
          <w:color w:val="980000"/>
        </w:rPr>
      </w:pPr>
      <w:bookmarkStart w:colFirst="0" w:colLast="0" w:name="_2y01k6d9hw6x" w:id="61"/>
      <w:bookmarkEnd w:id="61"/>
      <w:r w:rsidDel="00000000" w:rsidR="00000000" w:rsidRPr="00000000">
        <w:rPr>
          <w:rtl w:val="0"/>
        </w:rPr>
        <w:t xml:space="preserve">Introduction</w:t>
      </w:r>
      <w:r w:rsidDel="00000000" w:rsidR="00000000" w:rsidRPr="00000000">
        <w:rPr>
          <w:color w:val="980000"/>
          <w:rtl w:val="0"/>
        </w:rPr>
        <w:t xml:space="preserve">* (required)</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360" w:lineRule="auto"/>
              <w:rPr>
                <w:i w:val="1"/>
                <w:color w:val="999999"/>
              </w:rPr>
            </w:pPr>
            <w:r w:rsidDel="00000000" w:rsidR="00000000" w:rsidRPr="00000000">
              <w:rPr>
                <w:rtl w:val="0"/>
              </w:rPr>
            </w:r>
          </w:p>
        </w:tc>
      </w:tr>
    </w:tbl>
    <w:p w:rsidR="00000000" w:rsidDel="00000000" w:rsidP="00000000" w:rsidRDefault="00000000" w:rsidRPr="00000000" w14:paraId="00000125">
      <w:pPr>
        <w:pStyle w:val="Heading2"/>
        <w:spacing w:line="360" w:lineRule="auto"/>
        <w:rPr/>
      </w:pPr>
      <w:bookmarkStart w:colFirst="0" w:colLast="0" w:name="_fisvnonezgdr" w:id="62"/>
      <w:bookmarkEnd w:id="62"/>
      <w:r w:rsidDel="00000000" w:rsidR="00000000" w:rsidRPr="00000000">
        <w:rPr>
          <w:rtl w:val="0"/>
        </w:rPr>
      </w:r>
    </w:p>
    <w:p w:rsidR="00000000" w:rsidDel="00000000" w:rsidP="00000000" w:rsidRDefault="00000000" w:rsidRPr="00000000" w14:paraId="00000126">
      <w:pPr>
        <w:pStyle w:val="Heading1"/>
        <w:spacing w:line="360" w:lineRule="auto"/>
        <w:ind w:left="0" w:firstLine="0"/>
        <w:rPr/>
      </w:pPr>
      <w:bookmarkStart w:colFirst="0" w:colLast="0" w:name="_2kg1r33aiggk" w:id="63"/>
      <w:bookmarkEnd w:id="63"/>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spacing w:line="360" w:lineRule="auto"/>
        <w:ind w:left="0" w:firstLine="0"/>
        <w:rPr/>
      </w:pPr>
      <w:bookmarkStart w:colFirst="0" w:colLast="0" w:name="_8hczigq055v6" w:id="64"/>
      <w:bookmarkEnd w:id="64"/>
      <w:r w:rsidDel="00000000" w:rsidR="00000000" w:rsidRPr="00000000">
        <w:rPr>
          <w:rtl w:val="0"/>
        </w:rPr>
        <w:t xml:space="preserve">6. Story</w:t>
      </w:r>
    </w:p>
    <w:p w:rsidR="00000000" w:rsidDel="00000000" w:rsidP="00000000" w:rsidRDefault="00000000" w:rsidRPr="00000000" w14:paraId="00000128">
      <w:pPr>
        <w:spacing w:line="360" w:lineRule="auto"/>
        <w:rPr/>
      </w:pPr>
      <w:r w:rsidDel="00000000" w:rsidR="00000000" w:rsidRPr="00000000">
        <w:rPr>
          <w:rtl w:val="0"/>
        </w:rPr>
        <w:t xml:space="preserve">The Story Content Type is a great marketing tool to introduce readers to interesting, newsworthy items at your region or facility. Community stories highlight the role of a VA facility, program, or healthcare system in a Veteran's journey. They may be a case study of a specific patient, a description of a new or successful program, or a community-interest story</w:t>
      </w:r>
    </w:p>
    <w:p w:rsidR="00000000" w:rsidDel="00000000" w:rsidP="00000000" w:rsidRDefault="00000000" w:rsidRPr="00000000" w14:paraId="00000129">
      <w:pPr>
        <w:spacing w:line="360" w:lineRule="auto"/>
        <w:rPr/>
      </w:pPr>
      <w:r w:rsidDel="00000000" w:rsidR="00000000" w:rsidRPr="00000000">
        <w:rPr>
          <w:rtl w:val="0"/>
        </w:rPr>
        <w:t xml:space="preserve"> </w:t>
      </w:r>
    </w:p>
    <w:p w:rsidR="00000000" w:rsidDel="00000000" w:rsidP="00000000" w:rsidRDefault="00000000" w:rsidRPr="00000000" w14:paraId="0000012A">
      <w:pPr>
        <w:spacing w:line="360" w:lineRule="auto"/>
        <w:rPr/>
      </w:pPr>
      <w:r w:rsidDel="00000000" w:rsidR="00000000" w:rsidRPr="00000000">
        <w:rPr>
          <w:rtl w:val="0"/>
        </w:rPr>
        <w:t xml:space="preserve">Treat stories as content that will draw readers in to learn more about an area on the website. Potential topics include interviews, news features, descriptions of awards or other honors or anything else that might capture a reader’s interest.</w:t>
      </w:r>
      <w:commentRangeStart w:id="30"/>
      <w:r w:rsidDel="00000000" w:rsidR="00000000" w:rsidRPr="00000000">
        <w:rPr>
          <w:rtl w:val="0"/>
        </w:rPr>
      </w:r>
    </w:p>
    <w:p w:rsidR="00000000" w:rsidDel="00000000" w:rsidP="00000000" w:rsidRDefault="00000000" w:rsidRPr="00000000" w14:paraId="0000012B">
      <w:pPr>
        <w:spacing w:line="360" w:lineRule="auto"/>
        <w:rPr/>
      </w:pPr>
      <w:commentRangeEnd w:id="30"/>
      <w:r w:rsidDel="00000000" w:rsidR="00000000" w:rsidRPr="00000000">
        <w:commentReference w:id="30"/>
      </w:r>
      <w:r w:rsidDel="00000000" w:rsidR="00000000" w:rsidRPr="00000000">
        <w:rPr>
          <w:rtl w:val="0"/>
        </w:rPr>
        <w:t xml:space="preserve"> </w:t>
      </w:r>
    </w:p>
    <w:p w:rsidR="00000000" w:rsidDel="00000000" w:rsidP="00000000" w:rsidRDefault="00000000" w:rsidRPr="00000000" w14:paraId="0000012C">
      <w:pPr>
        <w:spacing w:line="360" w:lineRule="auto"/>
        <w:rPr/>
      </w:pPr>
      <w:r w:rsidDel="00000000" w:rsidR="00000000" w:rsidRPr="00000000">
        <w:rPr>
          <w:rtl w:val="0"/>
        </w:rPr>
        <w:t xml:space="preserve">This content type can be cross-published and associated with any relevant facility. If the article you’re entering should appear across multiple locations, select these entities from the dropdown menus. The content will appear across each section of each entity that you select.</w:t>
      </w:r>
    </w:p>
    <w:p w:rsidR="00000000" w:rsidDel="00000000" w:rsidP="00000000" w:rsidRDefault="00000000" w:rsidRPr="00000000" w14:paraId="0000012D">
      <w:pPr>
        <w:pStyle w:val="Heading2"/>
        <w:spacing w:line="360" w:lineRule="auto"/>
        <w:ind w:left="0" w:firstLine="0"/>
        <w:rPr>
          <w:color w:val="980000"/>
        </w:rPr>
      </w:pPr>
      <w:bookmarkStart w:colFirst="0" w:colLast="0" w:name="_2nfysk5m14b" w:id="65"/>
      <w:bookmarkEnd w:id="65"/>
      <w:r w:rsidDel="00000000" w:rsidR="00000000" w:rsidRPr="00000000">
        <w:rPr>
          <w:rtl w:val="0"/>
        </w:rPr>
        <w:t xml:space="preserve">Title</w:t>
      </w:r>
      <w:r w:rsidDel="00000000" w:rsidR="00000000" w:rsidRPr="00000000">
        <w:rPr>
          <w:color w:val="980000"/>
          <w:rtl w:val="0"/>
        </w:rPr>
        <w:t xml:space="preserve">* (required)</w:t>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360" w:lineRule="auto"/>
              <w:ind w:left="0" w:firstLine="0"/>
              <w:rPr/>
            </w:pPr>
            <w:r w:rsidDel="00000000" w:rsidR="00000000" w:rsidRPr="00000000">
              <w:rPr>
                <w:i w:val="1"/>
                <w:color w:val="999999"/>
                <w:rtl w:val="0"/>
              </w:rPr>
              <w:t xml:space="preserve">[The title of this story, in sentence case]</w:t>
            </w:r>
            <w:r w:rsidDel="00000000" w:rsidR="00000000" w:rsidRPr="00000000">
              <w:rPr>
                <w:rtl w:val="0"/>
              </w:rPr>
            </w:r>
          </w:p>
        </w:tc>
      </w:tr>
    </w:tbl>
    <w:p w:rsidR="00000000" w:rsidDel="00000000" w:rsidP="00000000" w:rsidRDefault="00000000" w:rsidRPr="00000000" w14:paraId="0000012F">
      <w:pPr>
        <w:pStyle w:val="Heading2"/>
        <w:spacing w:line="360" w:lineRule="auto"/>
        <w:ind w:left="0" w:firstLine="0"/>
        <w:rPr/>
      </w:pPr>
      <w:bookmarkStart w:colFirst="0" w:colLast="0" w:name="_fyilvdbmcvsf" w:id="66"/>
      <w:bookmarkEnd w:id="66"/>
      <w:commentRangeStart w:id="31"/>
      <w:commentRangeStart w:id="32"/>
      <w:r w:rsidDel="00000000" w:rsidR="00000000" w:rsidRPr="00000000">
        <w:rPr>
          <w:rtl w:val="0"/>
        </w:rPr>
        <w:t xml:space="preserve">Owner</w:t>
      </w:r>
      <w:r w:rsidDel="00000000" w:rsidR="00000000" w:rsidRPr="00000000">
        <w:rPr>
          <w:color w:val="980000"/>
          <w:rtl w:val="0"/>
        </w:rPr>
        <w:t xml:space="preserve">* (required)</w:t>
      </w:r>
      <w:r w:rsidDel="00000000" w:rsidR="00000000" w:rsidRPr="00000000">
        <w:rPr>
          <w:rtl w:val="0"/>
        </w:rPr>
      </w:r>
    </w:p>
    <w:p w:rsidR="00000000" w:rsidDel="00000000" w:rsidP="00000000" w:rsidRDefault="00000000" w:rsidRPr="00000000" w14:paraId="00000130">
      <w:pPr>
        <w:spacing w:line="360" w:lineRule="auto"/>
        <w:ind w:left="0" w:firstLine="0"/>
        <w:rPr/>
      </w:pPr>
      <w:r w:rsidDel="00000000" w:rsidR="00000000" w:rsidRPr="00000000">
        <w:rPr>
          <w:rtl w:val="0"/>
        </w:rPr>
        <w:t xml:space="preserve">[Select value from pick list]</w:t>
      </w:r>
    </w:p>
    <w:p w:rsidR="00000000" w:rsidDel="00000000" w:rsidP="00000000" w:rsidRDefault="00000000" w:rsidRPr="00000000" w14:paraId="00000131">
      <w:pPr>
        <w:pStyle w:val="Heading2"/>
        <w:spacing w:line="360" w:lineRule="auto"/>
        <w:ind w:left="0" w:firstLine="0"/>
        <w:rPr/>
      </w:pPr>
      <w:bookmarkStart w:colFirst="0" w:colLast="0" w:name="_3k1gecnv2m4t" w:id="67"/>
      <w:bookmarkEnd w:id="67"/>
      <w:r w:rsidDel="00000000" w:rsidR="00000000" w:rsidRPr="00000000">
        <w:rPr>
          <w:rtl w:val="0"/>
        </w:rPr>
        <w:t xml:space="preserve">Related Office</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 or Region</w:t>
      </w:r>
      <w:r w:rsidDel="00000000" w:rsidR="00000000" w:rsidRPr="00000000">
        <w:rPr>
          <w:color w:val="980000"/>
          <w:rtl w:val="0"/>
        </w:rPr>
        <w:t xml:space="preserve">* (required)</w:t>
      </w:r>
      <w:r w:rsidDel="00000000" w:rsidR="00000000" w:rsidRPr="00000000">
        <w:rPr>
          <w:rtl w:val="0"/>
        </w:rPr>
      </w:r>
    </w:p>
    <w:p w:rsidR="00000000" w:rsidDel="00000000" w:rsidP="00000000" w:rsidRDefault="00000000" w:rsidRPr="00000000" w14:paraId="00000132">
      <w:pPr>
        <w:spacing w:line="360" w:lineRule="auto"/>
        <w:ind w:left="0" w:firstLine="0"/>
        <w:rPr/>
      </w:pPr>
      <w:r w:rsidDel="00000000" w:rsidR="00000000" w:rsidRPr="00000000">
        <w:rPr>
          <w:rtl w:val="0"/>
        </w:rPr>
        <w:t xml:space="preserve">[Select value from pick list]</w:t>
      </w:r>
    </w:p>
    <w:p w:rsidR="00000000" w:rsidDel="00000000" w:rsidP="00000000" w:rsidRDefault="00000000" w:rsidRPr="00000000" w14:paraId="00000133">
      <w:pPr>
        <w:pStyle w:val="Heading2"/>
        <w:spacing w:line="360" w:lineRule="auto"/>
        <w:ind w:left="0" w:firstLine="0"/>
        <w:rPr>
          <w:color w:val="980000"/>
        </w:rPr>
      </w:pPr>
      <w:bookmarkStart w:colFirst="0" w:colLast="0" w:name="_rpmxnoowd4lk" w:id="68"/>
      <w:bookmarkEnd w:id="68"/>
      <w:r w:rsidDel="00000000" w:rsidR="00000000" w:rsidRPr="00000000">
        <w:rPr>
          <w:rtl w:val="0"/>
        </w:rPr>
        <w:t xml:space="preserve">I</w:t>
      </w:r>
      <w:r w:rsidDel="00000000" w:rsidR="00000000" w:rsidRPr="00000000">
        <w:rPr>
          <w:rtl w:val="0"/>
        </w:rPr>
        <w:t xml:space="preserve">ntroduction</w:t>
      </w:r>
      <w:r w:rsidDel="00000000" w:rsidR="00000000" w:rsidRPr="00000000">
        <w:rPr>
          <w:color w:val="980000"/>
          <w:rtl w:val="0"/>
        </w:rPr>
        <w:t xml:space="preserve">* (required)</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360" w:lineRule="auto"/>
              <w:ind w:left="0" w:firstLine="0"/>
              <w:rPr>
                <w:i w:val="1"/>
                <w:color w:val="999999"/>
              </w:rPr>
            </w:pPr>
            <w:r w:rsidDel="00000000" w:rsidR="00000000" w:rsidRPr="00000000">
              <w:rPr>
                <w:i w:val="1"/>
                <w:color w:val="999999"/>
                <w:rtl w:val="0"/>
              </w:rPr>
              <w:t xml:space="preserve">[One sentence summary of the story this page describes. Displayed in the </w:t>
            </w:r>
            <w:ins w:author="Kate Saul" w:id="2" w:date="2019-08-20T23:03:41Z">
              <w:r w:rsidDel="00000000" w:rsidR="00000000" w:rsidRPr="00000000">
                <w:rPr>
                  <w:i w:val="1"/>
                  <w:color w:val="999999"/>
                  <w:rtl w:val="0"/>
                </w:rPr>
                <w:t xml:space="preserve">teaser view</w:t>
              </w:r>
            </w:ins>
            <w:del w:author="Kate Saul" w:id="2" w:date="2019-08-20T23:03:41Z">
              <w:r w:rsidDel="00000000" w:rsidR="00000000" w:rsidRPr="00000000">
                <w:rPr>
                  <w:i w:val="1"/>
                  <w:color w:val="999999"/>
                  <w:rtl w:val="0"/>
                </w:rPr>
                <w:delText xml:space="preserve">teasure viw </w:delText>
              </w:r>
            </w:del>
            <w:r w:rsidDel="00000000" w:rsidR="00000000" w:rsidRPr="00000000">
              <w:rPr>
                <w:i w:val="1"/>
                <w:color w:val="999999"/>
                <w:rtl w:val="0"/>
              </w:rPr>
              <w:t xml:space="preserve">of each story. Often appears in search results. 160 characters maximum]</w:t>
            </w:r>
          </w:p>
        </w:tc>
      </w:tr>
    </w:tbl>
    <w:p w:rsidR="00000000" w:rsidDel="00000000" w:rsidP="00000000" w:rsidRDefault="00000000" w:rsidRPr="00000000" w14:paraId="00000135">
      <w:pPr>
        <w:pStyle w:val="Heading2"/>
        <w:spacing w:line="360" w:lineRule="auto"/>
        <w:ind w:left="0" w:firstLine="0"/>
        <w:rPr>
          <w:color w:val="980000"/>
        </w:rPr>
      </w:pPr>
      <w:bookmarkStart w:colFirst="0" w:colLast="0" w:name="_99v8xtmga8mt" w:id="69"/>
      <w:bookmarkEnd w:id="69"/>
      <w:r w:rsidDel="00000000" w:rsidR="00000000" w:rsidRPr="00000000">
        <w:rPr>
          <w:rtl w:val="0"/>
        </w:rPr>
        <w:t xml:space="preserve">Story Text</w:t>
      </w:r>
      <w:r w:rsidDel="00000000" w:rsidR="00000000" w:rsidRPr="00000000">
        <w:rPr>
          <w:color w:val="980000"/>
          <w:rtl w:val="0"/>
        </w:rPr>
        <w:t xml:space="preserve">* </w:t>
      </w:r>
      <w:r w:rsidDel="00000000" w:rsidR="00000000" w:rsidRPr="00000000">
        <w:rPr>
          <w:color w:val="980000"/>
          <w:rtl w:val="0"/>
        </w:rPr>
        <w:t xml:space="preserve">(required)</w:t>
      </w: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137">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138">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139">
            <w:pPr>
              <w:spacing w:line="360" w:lineRule="auto"/>
              <w:ind w:left="0" w:firstLine="0"/>
              <w:rPr>
                <w:i w:val="1"/>
                <w:color w:val="999999"/>
              </w:rPr>
            </w:pPr>
            <w:r w:rsidDel="00000000" w:rsidR="00000000" w:rsidRPr="00000000">
              <w:rPr>
                <w:rtl w:val="0"/>
              </w:rPr>
            </w:r>
          </w:p>
        </w:tc>
      </w:tr>
    </w:tbl>
    <w:p w:rsidR="00000000" w:rsidDel="00000000" w:rsidP="00000000" w:rsidRDefault="00000000" w:rsidRPr="00000000" w14:paraId="0000013A">
      <w:pPr>
        <w:pStyle w:val="Heading1"/>
        <w:spacing w:line="360" w:lineRule="auto"/>
        <w:ind w:left="0" w:firstLine="0"/>
        <w:rPr/>
      </w:pPr>
      <w:bookmarkStart w:colFirst="0" w:colLast="0" w:name="_zdxby8zgxpk5" w:id="70"/>
      <w:bookmarkEnd w:id="70"/>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spacing w:line="360" w:lineRule="auto"/>
        <w:ind w:left="0" w:firstLine="0"/>
        <w:rPr/>
      </w:pPr>
      <w:bookmarkStart w:colFirst="0" w:colLast="0" w:name="_cozrftoyym4m" w:id="71"/>
      <w:bookmarkEnd w:id="71"/>
      <w:commentRangeStart w:id="33"/>
      <w:commentRangeStart w:id="34"/>
      <w:r w:rsidDel="00000000" w:rsidR="00000000" w:rsidRPr="00000000">
        <w:rPr>
          <w:rtl w:val="0"/>
        </w:rPr>
        <w:t xml:space="preserve">7. Office</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tl w:val="0"/>
        </w:rPr>
        <w:t xml:space="preserve">The Office content type will help you publish listings and descriptions of individual VA offices that can be re-used across the website and mapped to other content types when an Office record is associated with that content.  </w:t>
      </w:r>
      <w:ins w:author="Kate Saul" w:id="3" w:date="2019-08-20T23:05:19Z">
        <w:r w:rsidDel="00000000" w:rsidR="00000000" w:rsidRPr="00000000">
          <w:rPr>
            <w:rtl w:val="0"/>
          </w:rPr>
          <w:t xml:space="preserve">The Office content type</w:t>
        </w:r>
      </w:ins>
      <w:del w:author="Kate Saul" w:id="3" w:date="2019-08-20T23:05:19Z">
        <w:r w:rsidDel="00000000" w:rsidR="00000000" w:rsidRPr="00000000">
          <w:rPr>
            <w:rtl w:val="0"/>
          </w:rPr>
          <w:delText xml:space="preserve">An office</w:delText>
        </w:r>
      </w:del>
      <w:r w:rsidDel="00000000" w:rsidR="00000000" w:rsidRPr="00000000">
        <w:rPr>
          <w:rtl w:val="0"/>
        </w:rPr>
        <w:t xml:space="preserve"> may contain contact info, events, news, and a leadership page in some cases.</w:t>
      </w:r>
    </w:p>
    <w:p w:rsidR="00000000" w:rsidDel="00000000" w:rsidP="00000000" w:rsidRDefault="00000000" w:rsidRPr="00000000" w14:paraId="0000013D">
      <w:pPr>
        <w:pStyle w:val="Heading2"/>
        <w:spacing w:line="360" w:lineRule="auto"/>
        <w:ind w:left="0" w:firstLine="0"/>
        <w:rPr>
          <w:color w:val="980000"/>
        </w:rPr>
      </w:pPr>
      <w:bookmarkStart w:colFirst="0" w:colLast="0" w:name="_hfkxb6a6bqnn" w:id="72"/>
      <w:bookmarkEnd w:id="72"/>
      <w:r w:rsidDel="00000000" w:rsidR="00000000" w:rsidRPr="00000000">
        <w:rPr>
          <w:rtl w:val="0"/>
        </w:rPr>
        <w:t xml:space="preserve">Name</w:t>
      </w:r>
      <w:r w:rsidDel="00000000" w:rsidR="00000000" w:rsidRPr="00000000">
        <w:rPr>
          <w:color w:val="980000"/>
          <w:rtl w:val="0"/>
        </w:rPr>
        <w:t xml:space="preserve">* (required)</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360" w:lineRule="auto"/>
              <w:ind w:left="0" w:firstLine="0"/>
              <w:rPr/>
            </w:pPr>
            <w:r w:rsidDel="00000000" w:rsidR="00000000" w:rsidRPr="00000000">
              <w:rPr>
                <w:i w:val="1"/>
                <w:color w:val="999999"/>
                <w:rtl w:val="0"/>
              </w:rPr>
              <w:t xml:space="preserve">[Name of office]</w:t>
            </w:r>
            <w:r w:rsidDel="00000000" w:rsidR="00000000" w:rsidRPr="00000000">
              <w:rPr>
                <w:rtl w:val="0"/>
              </w:rPr>
            </w:r>
          </w:p>
        </w:tc>
      </w:tr>
    </w:tbl>
    <w:p w:rsidR="00000000" w:rsidDel="00000000" w:rsidP="00000000" w:rsidRDefault="00000000" w:rsidRPr="00000000" w14:paraId="0000013F">
      <w:pPr>
        <w:spacing w:line="360" w:lineRule="auto"/>
        <w:ind w:left="0" w:firstLine="0"/>
        <w:rPr/>
      </w:pPr>
      <w:r w:rsidDel="00000000" w:rsidR="00000000" w:rsidRPr="00000000">
        <w:rPr>
          <w:rtl w:val="0"/>
        </w:rPr>
      </w:r>
    </w:p>
    <w:p w:rsidR="00000000" w:rsidDel="00000000" w:rsidP="00000000" w:rsidRDefault="00000000" w:rsidRPr="00000000" w14:paraId="00000140">
      <w:pPr>
        <w:pStyle w:val="Heading2"/>
        <w:spacing w:line="360" w:lineRule="auto"/>
        <w:ind w:left="0" w:firstLine="0"/>
        <w:rPr>
          <w:color w:val="980000"/>
        </w:rPr>
      </w:pPr>
      <w:bookmarkStart w:colFirst="0" w:colLast="0" w:name="_8vxxnh5hdvgg" w:id="73"/>
      <w:bookmarkEnd w:id="73"/>
      <w:r w:rsidDel="00000000" w:rsidR="00000000" w:rsidRPr="00000000">
        <w:rPr>
          <w:rtl w:val="0"/>
        </w:rPr>
        <w:t xml:space="preserve">Description</w:t>
      </w:r>
      <w:r w:rsidDel="00000000" w:rsidR="00000000" w:rsidRPr="00000000">
        <w:rPr>
          <w:color w:val="980000"/>
          <w:rtl w:val="0"/>
        </w:rPr>
        <w:t xml:space="preserve">* (required)</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360" w:lineRule="auto"/>
              <w:ind w:left="0" w:firstLine="0"/>
              <w:rPr>
                <w:i w:val="1"/>
                <w:color w:val="999999"/>
              </w:rPr>
            </w:pPr>
            <w:r w:rsidDel="00000000" w:rsidR="00000000" w:rsidRPr="00000000">
              <w:rPr>
                <w:i w:val="1"/>
                <w:color w:val="999999"/>
                <w:rtl w:val="0"/>
              </w:rPr>
              <w:t xml:space="preserve">[Description of this office]</w:t>
            </w:r>
          </w:p>
          <w:p w:rsidR="00000000" w:rsidDel="00000000" w:rsidP="00000000" w:rsidRDefault="00000000" w:rsidRPr="00000000" w14:paraId="00000142">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143">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144">
            <w:pPr>
              <w:spacing w:line="360" w:lineRule="auto"/>
              <w:ind w:left="0" w:firstLine="0"/>
              <w:rPr>
                <w:i w:val="1"/>
                <w:color w:val="999999"/>
              </w:rPr>
            </w:pPr>
            <w:r w:rsidDel="00000000" w:rsidR="00000000" w:rsidRPr="00000000">
              <w:rPr>
                <w:rtl w:val="0"/>
              </w:rPr>
            </w:r>
          </w:p>
          <w:p w:rsidR="00000000" w:rsidDel="00000000" w:rsidP="00000000" w:rsidRDefault="00000000" w:rsidRPr="00000000" w14:paraId="00000145">
            <w:pPr>
              <w:spacing w:line="360" w:lineRule="auto"/>
              <w:ind w:left="0" w:firstLine="0"/>
              <w:rPr>
                <w:i w:val="1"/>
                <w:color w:val="999999"/>
              </w:rPr>
            </w:pPr>
            <w:r w:rsidDel="00000000" w:rsidR="00000000" w:rsidRPr="00000000">
              <w:rPr>
                <w:rtl w:val="0"/>
              </w:rPr>
            </w:r>
          </w:p>
        </w:tc>
      </w:tr>
    </w:tbl>
    <w:p w:rsidR="00000000" w:rsidDel="00000000" w:rsidP="00000000" w:rsidRDefault="00000000" w:rsidRPr="00000000" w14:paraId="00000146">
      <w:pPr>
        <w:pStyle w:val="Heading2"/>
        <w:spacing w:line="360" w:lineRule="auto"/>
        <w:ind w:left="0" w:firstLine="0"/>
        <w:rPr/>
      </w:pPr>
      <w:bookmarkStart w:colFirst="0" w:colLast="0" w:name="_9d83idks16e" w:id="74"/>
      <w:bookmarkEnd w:id="74"/>
      <w:r w:rsidDel="00000000" w:rsidR="00000000" w:rsidRPr="00000000">
        <w:rPr>
          <w:rtl w:val="0"/>
        </w:rPr>
      </w:r>
    </w:p>
    <w:p w:rsidR="00000000" w:rsidDel="00000000" w:rsidP="00000000" w:rsidRDefault="00000000" w:rsidRPr="00000000" w14:paraId="00000147">
      <w:pPr>
        <w:pStyle w:val="Heading1"/>
        <w:spacing w:line="360" w:lineRule="auto"/>
        <w:ind w:left="0" w:firstLine="0"/>
        <w:rPr/>
      </w:pPr>
      <w:bookmarkStart w:colFirst="0" w:colLast="0" w:name="_vtd2nzyb9mqe" w:id="75"/>
      <w:bookmarkEnd w:id="75"/>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spacing w:line="360" w:lineRule="auto"/>
        <w:ind w:left="0" w:firstLine="0"/>
        <w:rPr/>
      </w:pPr>
      <w:bookmarkStart w:colFirst="0" w:colLast="0" w:name="_uxhfy91ooto8" w:id="76"/>
      <w:bookmarkEnd w:id="76"/>
      <w:r w:rsidDel="00000000" w:rsidR="00000000" w:rsidRPr="00000000">
        <w:rPr>
          <w:rtl w:val="0"/>
        </w:rPr>
        <w:t xml:space="preserve">8. Publication</w:t>
      </w:r>
    </w:p>
    <w:p w:rsidR="00000000" w:rsidDel="00000000" w:rsidP="00000000" w:rsidRDefault="00000000" w:rsidRPr="00000000" w14:paraId="00000149">
      <w:pPr>
        <w:spacing w:line="360" w:lineRule="auto"/>
        <w:rPr/>
      </w:pPr>
      <w:r w:rsidDel="00000000" w:rsidR="00000000" w:rsidRPr="00000000">
        <w:rPr>
          <w:rtl w:val="0"/>
        </w:rPr>
        <w:t xml:space="preserve">The Publication Content Type hosts files, images, videos, newsletters, and posters that can be shared across the system. These assets can be also shared with VSOs and Veterans to assist in outreach and related communications efforts.</w:t>
      </w:r>
    </w:p>
    <w:p w:rsidR="00000000" w:rsidDel="00000000" w:rsidP="00000000" w:rsidRDefault="00000000" w:rsidRPr="00000000" w14:paraId="0000014A">
      <w:pPr>
        <w:pStyle w:val="Heading1"/>
        <w:spacing w:line="360" w:lineRule="auto"/>
        <w:ind w:left="0" w:firstLine="0"/>
        <w:rPr/>
      </w:pPr>
      <w:bookmarkStart w:colFirst="0" w:colLast="0" w:name="_10bac0ark916" w:id="77"/>
      <w:bookmarkEnd w:id="77"/>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spacing w:line="360" w:lineRule="auto"/>
        <w:ind w:left="0" w:firstLine="0"/>
        <w:rPr/>
      </w:pPr>
      <w:bookmarkStart w:colFirst="0" w:colLast="0" w:name="_fn17urskcxbu" w:id="78"/>
      <w:bookmarkEnd w:id="78"/>
      <w:r w:rsidDel="00000000" w:rsidR="00000000" w:rsidRPr="00000000">
        <w:rPr>
          <w:rtl w:val="0"/>
        </w:rPr>
        <w:t xml:space="preserve">9. Benefits detail </w:t>
      </w:r>
    </w:p>
    <w:p w:rsidR="00000000" w:rsidDel="00000000" w:rsidP="00000000" w:rsidRDefault="00000000" w:rsidRPr="00000000" w14:paraId="0000014C">
      <w:pPr>
        <w:spacing w:line="360" w:lineRule="auto"/>
        <w:rPr/>
      </w:pPr>
      <w:r w:rsidDel="00000000" w:rsidR="00000000" w:rsidRPr="00000000">
        <w:rPr>
          <w:rtl w:val="0"/>
        </w:rPr>
        <w:t xml:space="preserve">The Benefits detail content type will help you create benefits overview content, similar to the content currently displayed on va.gov/disability, va.gov/health-care, and va.gov/education.</w:t>
      </w:r>
    </w:p>
    <w:p w:rsidR="00000000" w:rsidDel="00000000" w:rsidP="00000000" w:rsidRDefault="00000000" w:rsidRPr="00000000" w14:paraId="0000014D">
      <w:pPr>
        <w:pStyle w:val="Heading1"/>
        <w:spacing w:line="360" w:lineRule="auto"/>
        <w:ind w:left="0" w:firstLine="0"/>
        <w:rPr/>
      </w:pPr>
      <w:bookmarkStart w:colFirst="0" w:colLast="0" w:name="_2cxw0ucv3qw" w:id="79"/>
      <w:bookmarkEnd w:id="79"/>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spacing w:line="360" w:lineRule="auto"/>
        <w:ind w:left="0" w:firstLine="0"/>
        <w:rPr/>
      </w:pPr>
      <w:bookmarkStart w:colFirst="0" w:colLast="0" w:name="_v2s42dbqbd8a" w:id="80"/>
      <w:bookmarkEnd w:id="80"/>
      <w:r w:rsidDel="00000000" w:rsidR="00000000" w:rsidRPr="00000000">
        <w:rPr>
          <w:rtl w:val="0"/>
        </w:rPr>
        <w:t xml:space="preserve">10. Staff profile</w:t>
      </w:r>
    </w:p>
    <w:p w:rsidR="00000000" w:rsidDel="00000000" w:rsidP="00000000" w:rsidRDefault="00000000" w:rsidRPr="00000000" w14:paraId="0000014F">
      <w:pPr>
        <w:spacing w:line="360" w:lineRule="auto"/>
        <w:rPr/>
      </w:pPr>
      <w:r w:rsidDel="00000000" w:rsidR="00000000" w:rsidRPr="00000000">
        <w:rPr>
          <w:rtl w:val="0"/>
        </w:rPr>
        <w:t xml:space="preserve">The Staff profile content type will help you create profiles of staff for display in various places around the site.</w:t>
      </w:r>
    </w:p>
    <w:p w:rsidR="00000000" w:rsidDel="00000000" w:rsidP="00000000" w:rsidRDefault="00000000" w:rsidRPr="00000000" w14:paraId="00000150">
      <w:pPr>
        <w:spacing w:line="360" w:lineRule="auto"/>
        <w:rPr/>
      </w:pPr>
      <w:r w:rsidDel="00000000" w:rsidR="00000000" w:rsidRPr="00000000">
        <w:rPr>
          <w:rtl w:val="0"/>
        </w:rPr>
      </w:r>
    </w:p>
    <w:p w:rsidR="00000000" w:rsidDel="00000000" w:rsidP="00000000" w:rsidRDefault="00000000" w:rsidRPr="00000000" w14:paraId="00000151">
      <w:pPr>
        <w:spacing w:line="360" w:lineRule="auto"/>
        <w:rPr/>
      </w:pPr>
      <w:r w:rsidDel="00000000" w:rsidR="00000000" w:rsidRPr="00000000">
        <w:rPr>
          <w:rtl w:val="0"/>
        </w:rPr>
      </w:r>
    </w:p>
    <w:p w:rsidR="00000000" w:rsidDel="00000000" w:rsidP="00000000" w:rsidRDefault="00000000" w:rsidRPr="00000000" w14:paraId="00000152">
      <w:pPr>
        <w:spacing w:line="360" w:lineRule="auto"/>
        <w:rPr/>
      </w:pPr>
      <w:r w:rsidDel="00000000" w:rsidR="00000000" w:rsidRPr="00000000">
        <w:rPr>
          <w:rtl w:val="0"/>
        </w:rPr>
      </w:r>
    </w:p>
    <w:p w:rsidR="00000000" w:rsidDel="00000000" w:rsidP="00000000" w:rsidRDefault="00000000" w:rsidRPr="00000000" w14:paraId="00000153">
      <w:pPr>
        <w:spacing w:line="360" w:lineRule="auto"/>
        <w:rPr/>
      </w:pPr>
      <w:r w:rsidDel="00000000" w:rsidR="00000000" w:rsidRPr="00000000">
        <w:rPr>
          <w:rtl w:val="0"/>
        </w:rPr>
      </w:r>
    </w:p>
    <w:p w:rsidR="00000000" w:rsidDel="00000000" w:rsidP="00000000" w:rsidRDefault="00000000" w:rsidRPr="00000000" w14:paraId="00000154">
      <w:pPr>
        <w:pStyle w:val="Heading1"/>
        <w:spacing w:line="360" w:lineRule="auto"/>
        <w:ind w:left="0" w:firstLine="0"/>
        <w:rPr/>
      </w:pPr>
      <w:bookmarkStart w:colFirst="0" w:colLast="0" w:name="_k4sakncgzsd4" w:id="81"/>
      <w:bookmarkEnd w:id="81"/>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spacing w:line="360" w:lineRule="auto"/>
        <w:ind w:left="0" w:firstLine="0"/>
        <w:rPr/>
      </w:pPr>
      <w:bookmarkStart w:colFirst="0" w:colLast="0" w:name="_a5369xwfwsfz" w:id="82"/>
      <w:bookmarkEnd w:id="82"/>
      <w:r w:rsidDel="00000000" w:rsidR="00000000" w:rsidRPr="00000000">
        <w:rPr>
          <w:rtl w:val="0"/>
        </w:rPr>
        <w:t xml:space="preserve">11. Press release</w:t>
      </w:r>
    </w:p>
    <w:p w:rsidR="00000000" w:rsidDel="00000000" w:rsidP="00000000" w:rsidRDefault="00000000" w:rsidRPr="00000000" w14:paraId="00000156">
      <w:pPr>
        <w:spacing w:line="360" w:lineRule="auto"/>
        <w:rPr/>
      </w:pPr>
      <w:r w:rsidDel="00000000" w:rsidR="00000000" w:rsidRPr="00000000">
        <w:rPr>
          <w:rtl w:val="0"/>
        </w:rPr>
        <w:t xml:space="preserve">The Press release content type will help you create announcements directed to members of the media to publicize newsworthy events/happenings/programs at specific facilities or healthcare systems.</w:t>
      </w:r>
    </w:p>
    <w:p w:rsidR="00000000" w:rsidDel="00000000" w:rsidP="00000000" w:rsidRDefault="00000000" w:rsidRPr="00000000" w14:paraId="00000157">
      <w:pPr>
        <w:pStyle w:val="Heading1"/>
        <w:spacing w:line="360" w:lineRule="auto"/>
        <w:ind w:left="0" w:firstLine="0"/>
        <w:rPr>
          <w:highlight w:val="yellow"/>
        </w:rPr>
      </w:pPr>
      <w:bookmarkStart w:colFirst="0" w:colLast="0" w:name="_i3pmq7tpgmte" w:id="83"/>
      <w:bookmarkEnd w:id="83"/>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spacing w:line="360" w:lineRule="auto"/>
        <w:ind w:left="0" w:firstLine="0"/>
        <w:rPr>
          <w:highlight w:val="yellow"/>
        </w:rPr>
      </w:pPr>
      <w:bookmarkStart w:colFirst="0" w:colLast="0" w:name="_eoaz0skqnsy" w:id="84"/>
      <w:bookmarkEnd w:id="84"/>
      <w:r w:rsidDel="00000000" w:rsidR="00000000" w:rsidRPr="00000000">
        <w:rPr>
          <w:highlight w:val="yellow"/>
          <w:rtl w:val="0"/>
        </w:rPr>
        <w:t xml:space="preserve">12. Health service (pre-populates)</w:t>
      </w:r>
      <w:r w:rsidDel="00000000" w:rsidR="00000000" w:rsidRPr="00000000">
        <w:rPr>
          <w:rtl w:val="0"/>
        </w:rPr>
      </w:r>
    </w:p>
    <w:p w:rsidR="00000000" w:rsidDel="00000000" w:rsidP="00000000" w:rsidRDefault="00000000" w:rsidRPr="00000000" w14:paraId="00000159">
      <w:pPr>
        <w:spacing w:line="360" w:lineRule="auto"/>
        <w:rPr/>
      </w:pPr>
      <w:r w:rsidDel="00000000" w:rsidR="00000000" w:rsidRPr="00000000">
        <w:rPr>
          <w:rtl w:val="0"/>
        </w:rPr>
        <w:t xml:space="preserve">To create consistency in </w:t>
      </w:r>
      <w:ins w:author="Kate Saul" w:id="4" w:date="2019-08-20T23:06:08Z">
        <w:r w:rsidDel="00000000" w:rsidR="00000000" w:rsidRPr="00000000">
          <w:rPr>
            <w:rtl w:val="0"/>
          </w:rPr>
          <w:t xml:space="preserve">service descriptions </w:t>
        </w:r>
      </w:ins>
      <w:del w:author="Kate Saul" w:id="4" w:date="2019-08-20T23:06:08Z">
        <w:r w:rsidDel="00000000" w:rsidR="00000000" w:rsidRPr="00000000">
          <w:rPr>
            <w:rtl w:val="0"/>
          </w:rPr>
          <w:delText xml:space="preserve">how services </w:delText>
        </w:r>
      </w:del>
      <w:r w:rsidDel="00000000" w:rsidR="00000000" w:rsidRPr="00000000">
        <w:rPr>
          <w:rtl w:val="0"/>
        </w:rPr>
        <w:t xml:space="preserve">across VHA</w:t>
      </w:r>
      <w:del w:author="Kate Saul" w:id="5" w:date="2019-08-20T23:06:17Z">
        <w:r w:rsidDel="00000000" w:rsidR="00000000" w:rsidRPr="00000000">
          <w:rPr>
            <w:rtl w:val="0"/>
          </w:rPr>
          <w:delText xml:space="preserve"> are described</w:delText>
        </w:r>
      </w:del>
      <w:r w:rsidDel="00000000" w:rsidR="00000000" w:rsidRPr="00000000">
        <w:rPr>
          <w:rtl w:val="0"/>
        </w:rPr>
        <w:t xml:space="preserve">, the DSVA team, working with the Office of Digital Communications at VHA, has developed a draft list of approximately 100 services offered across VHA drawn from a review and consolidation of over 2000 service names across VA facility websites.</w:t>
      </w:r>
    </w:p>
    <w:p w:rsidR="00000000" w:rsidDel="00000000" w:rsidP="00000000" w:rsidRDefault="00000000" w:rsidRPr="00000000" w14:paraId="0000015A">
      <w:pPr>
        <w:spacing w:line="360" w:lineRule="auto"/>
        <w:rPr/>
      </w:pPr>
      <w:r w:rsidDel="00000000" w:rsidR="00000000" w:rsidRPr="00000000">
        <w:rPr>
          <w:rtl w:val="0"/>
        </w:rPr>
        <w:t xml:space="preserve">In addition to this list, each service includes an easily understandable</w:t>
      </w:r>
      <w:ins w:author="Kate Saul" w:id="6" w:date="2019-08-20T23:06:40Z">
        <w:r w:rsidDel="00000000" w:rsidR="00000000" w:rsidRPr="00000000">
          <w:rPr>
            <w:rtl w:val="0"/>
          </w:rPr>
          <w:t xml:space="preserve">,</w:t>
        </w:r>
      </w:ins>
      <w:r w:rsidDel="00000000" w:rsidR="00000000" w:rsidRPr="00000000">
        <w:rPr>
          <w:rtl w:val="0"/>
        </w:rPr>
        <w:t xml:space="preserve"> Veteran-centric short description that includes related patient-friendly or alternative names and related conditions or procedures when applicable. These descriptions can be cross-published across at any VA facility that offers the service. If your facility has a service that is listed in the national list of services and you would like for it to be included or have feedback regarding an existing service name or description, please </w:t>
      </w:r>
      <w:hyperlink r:id="rId23">
        <w:r w:rsidDel="00000000" w:rsidR="00000000" w:rsidRPr="00000000">
          <w:rPr>
            <w:color w:val="1155cc"/>
            <w:u w:val="single"/>
            <w:rtl w:val="0"/>
          </w:rPr>
          <w:t xml:space="preserve">contact us</w:t>
        </w:r>
      </w:hyperlink>
      <w:r w:rsidDel="00000000" w:rsidR="00000000" w:rsidRPr="00000000">
        <w:rPr>
          <w:rtl w:val="0"/>
        </w:rPr>
        <w:t xml:space="preserve">.</w:t>
      </w:r>
    </w:p>
    <w:p w:rsidR="00000000" w:rsidDel="00000000" w:rsidP="00000000" w:rsidRDefault="00000000" w:rsidRPr="00000000" w14:paraId="0000015B">
      <w:pPr>
        <w:pStyle w:val="Heading2"/>
        <w:rPr>
          <w:color w:val="ff9900"/>
        </w:rPr>
      </w:pPr>
      <w:bookmarkStart w:colFirst="0" w:colLast="0" w:name="_2h5xymd45fdm" w:id="85"/>
      <w:bookmarkEnd w:id="85"/>
      <w:r w:rsidDel="00000000" w:rsidR="00000000" w:rsidRPr="00000000">
        <w:rPr>
          <w:rtl w:val="0"/>
        </w:rPr>
        <w:t xml:space="preserve">[National] </w:t>
      </w:r>
      <w:r w:rsidDel="00000000" w:rsidR="00000000" w:rsidRPr="00000000">
        <w:rPr>
          <w:rtl w:val="0"/>
        </w:rPr>
        <w:t xml:space="preserve">Service name</w:t>
      </w:r>
      <w:r w:rsidDel="00000000" w:rsidR="00000000" w:rsidRPr="00000000">
        <w:rPr>
          <w:color w:val="980000"/>
          <w:rtl w:val="0"/>
        </w:rPr>
        <w:t xml:space="preserve">* (required)</w:t>
      </w:r>
      <w:r w:rsidDel="00000000" w:rsidR="00000000" w:rsidRPr="00000000">
        <w:rPr>
          <w:color w:val="980000"/>
          <w:rtl w:val="0"/>
        </w:rPr>
        <w:t xml:space="preserve"> </w:t>
      </w:r>
      <w:r w:rsidDel="00000000" w:rsidR="00000000" w:rsidRPr="00000000">
        <w:rPr>
          <w:color w:val="ff9900"/>
          <w:rtl w:val="0"/>
        </w:rPr>
        <w:t xml:space="preserve">(autopopulates)</w:t>
      </w:r>
    </w:p>
    <w:p w:rsidR="00000000" w:rsidDel="00000000" w:rsidP="00000000" w:rsidRDefault="00000000" w:rsidRPr="00000000" w14:paraId="0000015C">
      <w:pPr>
        <w:spacing w:line="360" w:lineRule="auto"/>
        <w:rPr/>
      </w:pPr>
      <w:r w:rsidDel="00000000" w:rsidR="00000000" w:rsidRPr="00000000">
        <w:rPr>
          <w:rtl w:val="0"/>
        </w:rPr>
        <w:t xml:space="preserve">[Select value from dropdown menu]</w:t>
      </w:r>
    </w:p>
    <w:p w:rsidR="00000000" w:rsidDel="00000000" w:rsidP="00000000" w:rsidRDefault="00000000" w:rsidRPr="00000000" w14:paraId="0000015D">
      <w:pPr>
        <w:pStyle w:val="Heading2"/>
        <w:rPr>
          <w:color w:val="980000"/>
        </w:rPr>
      </w:pPr>
      <w:bookmarkStart w:colFirst="0" w:colLast="0" w:name="_w8fk6alpmkhp" w:id="86"/>
      <w:bookmarkEnd w:id="86"/>
      <w:r w:rsidDel="00000000" w:rsidR="00000000" w:rsidRPr="00000000">
        <w:rPr>
          <w:rtl w:val="0"/>
        </w:rPr>
        <w:t xml:space="preserve">[National] Patient-friendly/alternative service name </w:t>
      </w:r>
      <w:r w:rsidDel="00000000" w:rsidR="00000000" w:rsidRPr="00000000">
        <w:rPr>
          <w:color w:val="ff9900"/>
          <w:rtl w:val="0"/>
        </w:rPr>
        <w:t xml:space="preserve">(autopopulates)</w:t>
      </w: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360" w:lineRule="auto"/>
              <w:rPr>
                <w:i w:val="1"/>
                <w:color w:val="999999"/>
              </w:rPr>
            </w:pPr>
            <w:r w:rsidDel="00000000" w:rsidR="00000000" w:rsidRPr="00000000">
              <w:rPr>
                <w:i w:val="1"/>
                <w:color w:val="999999"/>
                <w:rtl w:val="0"/>
              </w:rPr>
              <w:t xml:space="preserve"> In some cases, a Service may have a patient-friendly or alternate name). The field may autopopulate with alternate names. </w:t>
            </w:r>
          </w:p>
        </w:tc>
      </w:tr>
    </w:tbl>
    <w:p w:rsidR="00000000" w:rsidDel="00000000" w:rsidP="00000000" w:rsidRDefault="00000000" w:rsidRPr="00000000" w14:paraId="0000015F">
      <w:pPr>
        <w:pStyle w:val="Heading2"/>
        <w:rPr>
          <w:color w:val="980000"/>
        </w:rPr>
      </w:pPr>
      <w:bookmarkStart w:colFirst="0" w:colLast="0" w:name="_u8rworugcfw" w:id="87"/>
      <w:bookmarkEnd w:id="87"/>
      <w:r w:rsidDel="00000000" w:rsidR="00000000" w:rsidRPr="00000000">
        <w:rPr>
          <w:rtl w:val="0"/>
        </w:rPr>
        <w:t xml:space="preserve">[National] Common conditions or procedures performed in this service </w:t>
      </w:r>
      <w:r w:rsidDel="00000000" w:rsidR="00000000" w:rsidRPr="00000000">
        <w:rPr>
          <w:color w:val="ff9900"/>
          <w:rtl w:val="0"/>
        </w:rPr>
        <w:t xml:space="preserve">(autopopulates)</w:t>
      </w: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360" w:lineRule="auto"/>
              <w:rPr>
                <w:i w:val="1"/>
                <w:color w:val="999999"/>
              </w:rPr>
            </w:pPr>
            <w:r w:rsidDel="00000000" w:rsidR="00000000" w:rsidRPr="00000000">
              <w:rPr>
                <w:i w:val="1"/>
                <w:color w:val="999999"/>
                <w:rtl w:val="0"/>
              </w:rPr>
              <w:t xml:space="preserve">Sometimes autopopulates with common conditions or procedures performed within the service. May mitigate the need to list conditions manually in regional/local fields. (eventually this can be linked to relevant health content globally)</w:t>
            </w:r>
          </w:p>
        </w:tc>
      </w:tr>
    </w:tbl>
    <w:p w:rsidR="00000000" w:rsidDel="00000000" w:rsidP="00000000" w:rsidRDefault="00000000" w:rsidRPr="00000000" w14:paraId="00000161">
      <w:pPr>
        <w:spacing w:line="360" w:lineRule="auto"/>
        <w:rPr/>
      </w:pPr>
      <w:r w:rsidDel="00000000" w:rsidR="00000000" w:rsidRPr="00000000">
        <w:rPr>
          <w:rtl w:val="0"/>
        </w:rPr>
      </w:r>
    </w:p>
    <w:p w:rsidR="00000000" w:rsidDel="00000000" w:rsidP="00000000" w:rsidRDefault="00000000" w:rsidRPr="00000000" w14:paraId="00000162">
      <w:pPr>
        <w:pStyle w:val="Heading2"/>
        <w:rPr>
          <w:color w:val="980000"/>
        </w:rPr>
      </w:pPr>
      <w:bookmarkStart w:colFirst="0" w:colLast="0" w:name="_im79aleycf9f" w:id="88"/>
      <w:bookmarkEnd w:id="88"/>
      <w:r w:rsidDel="00000000" w:rsidR="00000000" w:rsidRPr="00000000">
        <w:rPr>
          <w:rtl w:val="0"/>
        </w:rPr>
        <w:t xml:space="preserve">[National] Service description</w:t>
      </w:r>
      <w:r w:rsidDel="00000000" w:rsidR="00000000" w:rsidRPr="00000000">
        <w:rPr>
          <w:color w:val="980000"/>
          <w:rtl w:val="0"/>
        </w:rPr>
        <w:t xml:space="preserve">* (required)</w:t>
      </w:r>
      <w:r w:rsidDel="00000000" w:rsidR="00000000" w:rsidRPr="00000000">
        <w:rPr>
          <w:color w:val="980000"/>
          <w:rtl w:val="0"/>
        </w:rPr>
        <w:t xml:space="preserve"> </w:t>
      </w:r>
      <w:r w:rsidDel="00000000" w:rsidR="00000000" w:rsidRPr="00000000">
        <w:rPr>
          <w:color w:val="ff9900"/>
          <w:rtl w:val="0"/>
        </w:rPr>
        <w:t xml:space="preserve">(autopopulates)</w:t>
      </w: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360" w:lineRule="auto"/>
              <w:rPr>
                <w:i w:val="1"/>
                <w:color w:val="999999"/>
              </w:rPr>
            </w:pPr>
            <w:r w:rsidDel="00000000" w:rsidR="00000000" w:rsidRPr="00000000">
              <w:rPr>
                <w:i w:val="1"/>
                <w:color w:val="999999"/>
                <w:rtl w:val="0"/>
              </w:rPr>
              <w:t xml:space="preserve">[The description has been written by and autopopulates the field]</w:t>
            </w:r>
          </w:p>
          <w:p w:rsidR="00000000" w:rsidDel="00000000" w:rsidP="00000000" w:rsidRDefault="00000000" w:rsidRPr="00000000" w14:paraId="00000164">
            <w:pPr>
              <w:spacing w:line="360" w:lineRule="auto"/>
              <w:rPr>
                <w:i w:val="1"/>
                <w:color w:val="999999"/>
              </w:rPr>
            </w:pPr>
            <w:r w:rsidDel="00000000" w:rsidR="00000000" w:rsidRPr="00000000">
              <w:rPr>
                <w:rtl w:val="0"/>
              </w:rPr>
            </w:r>
          </w:p>
        </w:tc>
      </w:tr>
    </w:tbl>
    <w:p w:rsidR="00000000" w:rsidDel="00000000" w:rsidP="00000000" w:rsidRDefault="00000000" w:rsidRPr="00000000" w14:paraId="00000165">
      <w:pPr>
        <w:pStyle w:val="Heading3"/>
        <w:spacing w:line="360" w:lineRule="auto"/>
        <w:rPr>
          <w:sz w:val="24"/>
          <w:szCs w:val="24"/>
        </w:rPr>
      </w:pPr>
      <w:bookmarkStart w:colFirst="0" w:colLast="0" w:name="_ec5a6522512p" w:id="89"/>
      <w:bookmarkEnd w:id="89"/>
      <w:r w:rsidDel="00000000" w:rsidR="00000000" w:rsidRPr="00000000">
        <w:rPr>
          <w:rFonts w:ascii="Bitter" w:cs="Bitter" w:eastAsia="Bitter" w:hAnsi="Bitter"/>
          <w:b w:val="1"/>
          <w:sz w:val="28"/>
          <w:szCs w:val="28"/>
          <w:rtl w:val="0"/>
        </w:rPr>
        <w:br w:type="textWrapping"/>
      </w:r>
      <w:r w:rsidDel="00000000" w:rsidR="00000000" w:rsidRPr="00000000">
        <w:rPr>
          <w:rtl w:val="0"/>
        </w:rPr>
        <w:t xml:space="preserve">Wait Times [auto-populates] (2)</w:t>
      </w:r>
      <w:r w:rsidDel="00000000" w:rsidR="00000000" w:rsidRPr="00000000">
        <w:rPr>
          <w:rtl w:val="0"/>
        </w:rPr>
        <w:t xml:space="preserve"> </w:t>
      </w:r>
      <w:r w:rsidDel="00000000" w:rsidR="00000000" w:rsidRPr="00000000">
        <w:rPr>
          <w:sz w:val="24"/>
          <w:szCs w:val="24"/>
          <w:rtl w:val="0"/>
        </w:rPr>
        <w:br w:type="textWrapping"/>
      </w:r>
    </w:p>
    <w:p w:rsidR="00000000" w:rsidDel="00000000" w:rsidP="00000000" w:rsidRDefault="00000000" w:rsidRPr="00000000" w14:paraId="00000166">
      <w:pPr>
        <w:spacing w:line="360" w:lineRule="auto"/>
        <w:rPr/>
      </w:pPr>
      <w:r w:rsidDel="00000000" w:rsidR="00000000" w:rsidRPr="00000000">
        <w:rPr>
          <w:rtl w:val="0"/>
        </w:rPr>
        <w:t xml:space="preserve">If wait times for your service are included in the VA Facility API, they will be displayed within the Service accordion under your facility. </w:t>
      </w:r>
    </w:p>
    <w:p w:rsidR="00000000" w:rsidDel="00000000" w:rsidP="00000000" w:rsidRDefault="00000000" w:rsidRPr="00000000" w14:paraId="00000167">
      <w:pPr>
        <w:pStyle w:val="Heading2"/>
        <w:keepLines w:val="0"/>
        <w:spacing w:after="360" w:before="240" w:line="360" w:lineRule="auto"/>
        <w:ind w:right="-58"/>
        <w:rPr>
          <w:sz w:val="28"/>
          <w:szCs w:val="28"/>
        </w:rPr>
      </w:pPr>
      <w:bookmarkStart w:colFirst="0" w:colLast="0" w:name="_q4t10npfn29" w:id="90"/>
      <w:bookmarkEnd w:id="90"/>
      <w:r w:rsidDel="00000000" w:rsidR="00000000" w:rsidRPr="00000000">
        <w:rPr>
          <w:sz w:val="28"/>
          <w:szCs w:val="28"/>
          <w:rtl w:val="0"/>
        </w:rPr>
        <w:t xml:space="preserve">Regional Health Service Offering (3)</w:t>
      </w:r>
    </w:p>
    <w:p w:rsidR="00000000" w:rsidDel="00000000" w:rsidP="00000000" w:rsidRDefault="00000000" w:rsidRPr="00000000" w14:paraId="00000168">
      <w:pPr>
        <w:spacing w:line="360" w:lineRule="auto"/>
        <w:rPr/>
      </w:pPr>
      <w:r w:rsidDel="00000000" w:rsidR="00000000" w:rsidRPr="00000000">
        <w:rPr>
          <w:rtl w:val="0"/>
        </w:rPr>
        <w:t xml:space="preserve">You </w:t>
      </w:r>
      <w:ins w:author="Ryan Sibley" w:id="7" w:date="2019-08-20T21:18:14Z">
        <w:r w:rsidDel="00000000" w:rsidR="00000000" w:rsidRPr="00000000">
          <w:rPr>
            <w:rtl w:val="0"/>
          </w:rPr>
          <w:t xml:space="preserve">have the option to </w:t>
        </w:r>
      </w:ins>
      <w:del w:author="Ryan Sibley" w:id="7" w:date="2019-08-20T21:18:14Z">
        <w:r w:rsidDel="00000000" w:rsidR="00000000" w:rsidRPr="00000000">
          <w:rPr>
            <w:rtl w:val="0"/>
          </w:rPr>
          <w:delText xml:space="preserve">may optionally</w:delText>
        </w:r>
      </w:del>
      <w:r w:rsidDel="00000000" w:rsidR="00000000" w:rsidRPr="00000000">
        <w:rPr>
          <w:rtl w:val="0"/>
        </w:rPr>
        <w:t xml:space="preserve"> include custom regional content that </w:t>
      </w:r>
      <w:del w:author="Ryan Sibley" w:id="8" w:date="2019-08-20T21:18:38Z">
        <w:r w:rsidDel="00000000" w:rsidR="00000000" w:rsidRPr="00000000">
          <w:rPr>
            <w:rtl w:val="0"/>
          </w:rPr>
          <w:delText xml:space="preserve">additionally </w:delText>
        </w:r>
      </w:del>
      <w:r w:rsidDel="00000000" w:rsidR="00000000" w:rsidRPr="00000000">
        <w:rPr>
          <w:rtl w:val="0"/>
        </w:rPr>
        <w:t xml:space="preserve">describes your region’s Service offering</w:t>
      </w:r>
      <w:ins w:author="Ryan Sibley" w:id="9" w:date="2019-08-20T21:19:03Z">
        <w:r w:rsidDel="00000000" w:rsidR="00000000" w:rsidRPr="00000000">
          <w:rPr>
            <w:rtl w:val="0"/>
          </w:rPr>
          <w:t xml:space="preserve"> in addition to the description of the national Service offering</w:t>
        </w:r>
      </w:ins>
      <w:r w:rsidDel="00000000" w:rsidR="00000000" w:rsidRPr="00000000">
        <w:rPr>
          <w:rtl w:val="0"/>
        </w:rPr>
        <w:t xml:space="preserve">. </w:t>
      </w:r>
      <w:ins w:author="Kate Saul" w:id="10" w:date="2019-08-20T23:07:17Z">
        <w:r w:rsidDel="00000000" w:rsidR="00000000" w:rsidRPr="00000000">
          <w:rPr>
            <w:rtl w:val="0"/>
          </w:rPr>
          <w:t xml:space="preserve">Because</w:t>
        </w:r>
      </w:ins>
      <w:del w:author="Kate Saul" w:id="10" w:date="2019-08-20T23:07:17Z">
        <w:r w:rsidDel="00000000" w:rsidR="00000000" w:rsidRPr="00000000">
          <w:rPr>
            <w:rtl w:val="0"/>
          </w:rPr>
          <w:delText xml:space="preserve">Since</w:delText>
        </w:r>
      </w:del>
      <w:r w:rsidDel="00000000" w:rsidR="00000000" w:rsidRPr="00000000">
        <w:rPr>
          <w:rtl w:val="0"/>
        </w:rPr>
        <w:t xml:space="preserve"> this content block describes the Service offering across your system, provide general information about the service that might apply to all the locations where the service is offered. Do not provide information for an internal audience. We recommend </w:t>
      </w:r>
      <w:ins w:author="Kate Saul" w:id="11" w:date="2019-08-20T23:07:33Z">
        <w:r w:rsidDel="00000000" w:rsidR="00000000" w:rsidRPr="00000000">
          <w:rPr>
            <w:rtl w:val="0"/>
          </w:rPr>
          <w:t xml:space="preserve">using</w:t>
        </w:r>
      </w:ins>
      <w:ins w:author="Ryan Sibley" w:id="12" w:date="2019-08-20T21:19:43Z">
        <w:del w:author="Kate Saul" w:id="11" w:date="2019-08-20T23:07:33Z">
          <w:r w:rsidDel="00000000" w:rsidR="00000000" w:rsidRPr="00000000">
            <w:rPr>
              <w:rtl w:val="0"/>
            </w:rPr>
            <w:delText xml:space="preserve">the </w:delText>
          </w:r>
        </w:del>
      </w:ins>
      <w:del w:author="Kate Saul" w:id="11" w:date="2019-08-20T23:07:33Z">
        <w:r w:rsidDel="00000000" w:rsidR="00000000" w:rsidRPr="00000000">
          <w:rPr>
            <w:rtl w:val="0"/>
          </w:rPr>
          <w:delText xml:space="preserve">use of</w:delText>
        </w:r>
      </w:del>
      <w:r w:rsidDel="00000000" w:rsidR="00000000" w:rsidRPr="00000000">
        <w:rPr>
          <w:rtl w:val="0"/>
        </w:rPr>
        <w:t xml:space="preserve"> short phrases and</w:t>
      </w:r>
      <w:ins w:author="Kate Saul" w:id="13" w:date="2019-08-20T23:07:36Z">
        <w:r w:rsidDel="00000000" w:rsidR="00000000" w:rsidRPr="00000000">
          <w:rPr>
            <w:rtl w:val="0"/>
          </w:rPr>
          <w:t xml:space="preserve"> including</w:t>
        </w:r>
      </w:ins>
      <w:r w:rsidDel="00000000" w:rsidR="00000000" w:rsidRPr="00000000">
        <w:rPr>
          <w:rtl w:val="0"/>
        </w:rPr>
        <w:t xml:space="preserve"> </w:t>
      </w:r>
      <w:ins w:author="Ryan Sibley" w:id="14" w:date="2019-08-20T21:19:47Z">
        <w:r w:rsidDel="00000000" w:rsidR="00000000" w:rsidRPr="00000000">
          <w:rPr>
            <w:rtl w:val="0"/>
          </w:rPr>
          <w:t xml:space="preserve">no more than six </w:t>
        </w:r>
      </w:ins>
      <w:r w:rsidDel="00000000" w:rsidR="00000000" w:rsidRPr="00000000">
        <w:rPr>
          <w:rtl w:val="0"/>
        </w:rPr>
        <w:t xml:space="preserve">bullets so readers can scan the page and easily find key information</w:t>
      </w:r>
      <w:commentRangeStart w:id="35"/>
      <w:r w:rsidDel="00000000" w:rsidR="00000000" w:rsidRPr="00000000">
        <w:rPr>
          <w:rtl w:val="0"/>
        </w:rPr>
        <w:t xml:space="preserve">.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69">
      <w:pPr>
        <w:spacing w:line="360" w:lineRule="auto"/>
        <w:rPr/>
      </w:pPr>
      <w:r w:rsidDel="00000000" w:rsidR="00000000" w:rsidRPr="00000000">
        <w:rPr>
          <w:rtl w:val="0"/>
        </w:rPr>
      </w:r>
    </w:p>
    <w:p w:rsidR="00000000" w:rsidDel="00000000" w:rsidP="00000000" w:rsidRDefault="00000000" w:rsidRPr="00000000" w14:paraId="0000016A">
      <w:pPr>
        <w:spacing w:line="360" w:lineRule="auto"/>
        <w:rPr/>
      </w:pPr>
      <w:r w:rsidDel="00000000" w:rsidR="00000000" w:rsidRPr="00000000">
        <w:rPr>
          <w:rtl w:val="0"/>
        </w:rPr>
        <w:t xml:space="preserve">See the screenshot example section 3 above for example content. We recommend the following format if applicable to your service:</w:t>
      </w:r>
    </w:p>
    <w:p w:rsidR="00000000" w:rsidDel="00000000" w:rsidP="00000000" w:rsidRDefault="00000000" w:rsidRPr="00000000" w14:paraId="0000016B">
      <w:pPr>
        <w:spacing w:before="60" w:line="360" w:lineRule="auto"/>
        <w:ind w:right="-58"/>
        <w:rPr>
          <w:sz w:val="24"/>
          <w:szCs w:val="24"/>
        </w:rPr>
      </w:pPr>
      <w:r w:rsidDel="00000000" w:rsidR="00000000" w:rsidRPr="00000000">
        <w:rPr>
          <w:rtl w:val="0"/>
        </w:rPr>
      </w:r>
    </w:p>
    <w:p w:rsidR="00000000" w:rsidDel="00000000" w:rsidP="00000000" w:rsidRDefault="00000000" w:rsidRPr="00000000" w14:paraId="0000016C">
      <w:pPr>
        <w:pStyle w:val="Heading3"/>
        <w:keepLines w:val="0"/>
        <w:spacing w:after="60" w:before="240" w:line="360" w:lineRule="auto"/>
        <w:ind w:right="-58"/>
        <w:rPr>
          <w:rFonts w:ascii="Bitter" w:cs="Bitter" w:eastAsia="Bitter" w:hAnsi="Bitter"/>
          <w:b w:val="1"/>
          <w:color w:val="000000"/>
          <w:sz w:val="24"/>
          <w:szCs w:val="24"/>
        </w:rPr>
      </w:pPr>
      <w:bookmarkStart w:colFirst="0" w:colLast="0" w:name="_v6b9ct7b6fey" w:id="91"/>
      <w:bookmarkEnd w:id="91"/>
      <w:r w:rsidDel="00000000" w:rsidR="00000000" w:rsidRPr="00000000">
        <w:rPr>
          <w:rFonts w:ascii="Courier" w:cs="Courier" w:eastAsia="Courier" w:hAnsi="Courier"/>
          <w:color w:val="000000"/>
          <w:sz w:val="24"/>
          <w:szCs w:val="24"/>
          <w:rtl w:val="0"/>
        </w:rPr>
        <w:t xml:space="preserve">[heading]</w:t>
      </w:r>
      <w:r w:rsidDel="00000000" w:rsidR="00000000" w:rsidRPr="00000000">
        <w:rPr>
          <w:rFonts w:ascii="Bitter" w:cs="Bitter" w:eastAsia="Bitter" w:hAnsi="Bitter"/>
          <w:b w:val="1"/>
          <w:color w:val="000000"/>
          <w:sz w:val="24"/>
          <w:szCs w:val="24"/>
          <w:rtl w:val="0"/>
        </w:rPr>
        <w:t xml:space="preserve">Care (or Services or Resou</w:t>
      </w:r>
      <w:r w:rsidDel="00000000" w:rsidR="00000000" w:rsidRPr="00000000">
        <w:rPr>
          <w:b w:val="1"/>
          <w:color w:val="000000"/>
          <w:sz w:val="24"/>
          <w:szCs w:val="24"/>
          <w:rtl w:val="0"/>
        </w:rPr>
        <w:t xml:space="preserve">r</w:t>
      </w:r>
      <w:r w:rsidDel="00000000" w:rsidR="00000000" w:rsidRPr="00000000">
        <w:rPr>
          <w:rFonts w:ascii="Bitter" w:cs="Bitter" w:eastAsia="Bitter" w:hAnsi="Bitter"/>
          <w:b w:val="1"/>
          <w:color w:val="000000"/>
          <w:sz w:val="24"/>
          <w:szCs w:val="24"/>
          <w:rtl w:val="0"/>
        </w:rPr>
        <w:t xml:space="preserve">ces ) we provide at VA Pittsburgh </w:t>
      </w:r>
      <w:r w:rsidDel="00000000" w:rsidR="00000000" w:rsidRPr="00000000">
        <w:rPr>
          <w:rFonts w:ascii="Courier" w:cs="Courier" w:eastAsia="Courier" w:hAnsi="Courier"/>
          <w:color w:val="000000"/>
          <w:sz w:val="24"/>
          <w:szCs w:val="24"/>
          <w:rtl w:val="0"/>
        </w:rPr>
        <w:t xml:space="preserve">[/heading]</w:t>
      </w:r>
      <w:r w:rsidDel="00000000" w:rsidR="00000000" w:rsidRPr="00000000">
        <w:rPr>
          <w:rtl w:val="0"/>
        </w:rPr>
      </w:r>
    </w:p>
    <w:p w:rsidR="00000000" w:rsidDel="00000000" w:rsidP="00000000" w:rsidRDefault="00000000" w:rsidRPr="00000000" w14:paraId="0000016D">
      <w:pPr>
        <w:spacing w:before="60" w:line="360" w:lineRule="auto"/>
        <w:ind w:right="-58"/>
        <w:rPr>
          <w:i w:val="1"/>
          <w:color w:val="999999"/>
          <w:sz w:val="24"/>
          <w:szCs w:val="24"/>
        </w:rPr>
      </w:pPr>
      <w:r w:rsidDel="00000000" w:rsidR="00000000" w:rsidRPr="00000000">
        <w:rPr>
          <w:i w:val="1"/>
          <w:color w:val="999999"/>
          <w:sz w:val="24"/>
          <w:szCs w:val="24"/>
          <w:rtl w:val="0"/>
        </w:rPr>
        <w:t xml:space="preserve">Describe the Service that expands upon the National service description and provides additional details about your Service that are relevant to Veterans and specific to your region or facility. We recommend a 1-2 sentence introduction followed by a bulleted list of 5-6 items. Bullets can be complete sentences, if needed.</w:t>
      </w:r>
    </w:p>
    <w:p w:rsidR="00000000" w:rsidDel="00000000" w:rsidP="00000000" w:rsidRDefault="00000000" w:rsidRPr="00000000" w14:paraId="0000016E">
      <w:pPr>
        <w:spacing w:before="60" w:line="360" w:lineRule="auto"/>
        <w:ind w:right="-58"/>
        <w:rPr>
          <w:sz w:val="24"/>
          <w:szCs w:val="24"/>
        </w:rPr>
      </w:pPr>
      <w:r w:rsidDel="00000000" w:rsidR="00000000" w:rsidRPr="00000000">
        <w:rPr>
          <w:rtl w:val="0"/>
        </w:rPr>
      </w:r>
    </w:p>
    <w:p w:rsidR="00000000" w:rsidDel="00000000" w:rsidP="00000000" w:rsidRDefault="00000000" w:rsidRPr="00000000" w14:paraId="0000016F">
      <w:pPr>
        <w:spacing w:before="60" w:line="360" w:lineRule="auto"/>
        <w:ind w:right="-58"/>
        <w:rPr>
          <w:sz w:val="24"/>
          <w:szCs w:val="24"/>
        </w:rPr>
      </w:pPr>
      <w:r w:rsidDel="00000000" w:rsidR="00000000" w:rsidRPr="00000000">
        <w:rPr>
          <w:rtl w:val="0"/>
        </w:rPr>
      </w:r>
    </w:p>
    <w:p w:rsidR="00000000" w:rsidDel="00000000" w:rsidP="00000000" w:rsidRDefault="00000000" w:rsidRPr="00000000" w14:paraId="00000170">
      <w:pPr>
        <w:spacing w:before="60" w:line="360" w:lineRule="auto"/>
        <w:ind w:right="-58"/>
        <w:rPr>
          <w:i w:val="1"/>
          <w:color w:val="999999"/>
          <w:sz w:val="24"/>
          <w:szCs w:val="24"/>
        </w:rPr>
      </w:pPr>
      <w:r w:rsidDel="00000000" w:rsidR="00000000" w:rsidRPr="00000000">
        <w:rPr>
          <w:i w:val="1"/>
          <w:color w:val="999999"/>
          <w:sz w:val="24"/>
          <w:szCs w:val="24"/>
          <w:rtl w:val="0"/>
        </w:rPr>
        <w:t xml:space="preserve">Regional service description [1-2 sentences, if needed]</w:t>
      </w:r>
    </w:p>
    <w:p w:rsidR="00000000" w:rsidDel="00000000" w:rsidP="00000000" w:rsidRDefault="00000000" w:rsidRPr="00000000" w14:paraId="00000171">
      <w:pPr>
        <w:spacing w:before="60" w:line="360" w:lineRule="auto"/>
        <w:ind w:right="-58"/>
        <w:rPr>
          <w:i w:val="1"/>
          <w:color w:val="999999"/>
          <w:sz w:val="24"/>
          <w:szCs w:val="24"/>
        </w:rPr>
      </w:pPr>
      <w:r w:rsidDel="00000000" w:rsidR="00000000" w:rsidRPr="00000000">
        <w:rPr>
          <w:i w:val="1"/>
          <w:color w:val="999999"/>
          <w:sz w:val="24"/>
          <w:szCs w:val="24"/>
          <w:rtl w:val="0"/>
        </w:rPr>
        <w:t xml:space="preserve">Bullet points: 5-6 max per service. These can be complete sentences, if needed.</w:t>
      </w:r>
    </w:p>
    <w:p w:rsidR="00000000" w:rsidDel="00000000" w:rsidP="00000000" w:rsidRDefault="00000000" w:rsidRPr="00000000" w14:paraId="00000172">
      <w:pPr>
        <w:spacing w:before="60" w:line="360" w:lineRule="auto"/>
        <w:ind w:right="-58"/>
        <w:rPr>
          <w:i w:val="1"/>
          <w:color w:val="999999"/>
          <w:sz w:val="24"/>
          <w:szCs w:val="24"/>
        </w:rPr>
      </w:pPr>
      <w:r w:rsidDel="00000000" w:rsidR="00000000" w:rsidRPr="00000000">
        <w:rPr>
          <w:i w:val="1"/>
          <w:color w:val="999999"/>
          <w:sz w:val="24"/>
          <w:szCs w:val="24"/>
          <w:rtl w:val="0"/>
        </w:rPr>
        <w:t xml:space="preserve">Button or link Optional, to link to detail pages.</w:t>
      </w:r>
    </w:p>
    <w:p w:rsidR="00000000" w:rsidDel="00000000" w:rsidP="00000000" w:rsidRDefault="00000000" w:rsidRPr="00000000" w14:paraId="00000173">
      <w:pPr>
        <w:spacing w:before="60" w:line="360" w:lineRule="auto"/>
        <w:ind w:right="-58"/>
        <w:rPr>
          <w:sz w:val="24"/>
          <w:szCs w:val="24"/>
        </w:rPr>
      </w:pPr>
      <w:r w:rsidDel="00000000" w:rsidR="00000000" w:rsidRPr="00000000">
        <w:rPr>
          <w:rtl w:val="0"/>
        </w:rPr>
      </w:r>
    </w:p>
    <w:p w:rsidR="00000000" w:rsidDel="00000000" w:rsidP="00000000" w:rsidRDefault="00000000" w:rsidRPr="00000000" w14:paraId="00000174">
      <w:pPr>
        <w:pStyle w:val="Heading3"/>
        <w:keepLines w:val="0"/>
        <w:spacing w:after="360" w:before="240" w:lineRule="auto"/>
        <w:ind w:right="-58"/>
        <w:rPr/>
      </w:pPr>
      <w:bookmarkStart w:colFirst="0" w:colLast="0" w:name="_epb010x3pk1i" w:id="92"/>
      <w:bookmarkEnd w:id="92"/>
      <w:r w:rsidDel="00000000" w:rsidR="00000000" w:rsidRPr="00000000">
        <w:rPr>
          <w:rtl w:val="0"/>
        </w:rPr>
        <w:br w:type="textWrapping"/>
        <w:t xml:space="preserve">Local Health Service Offering Content Type (Locations) (4)</w:t>
      </w:r>
    </w:p>
    <w:p w:rsidR="00000000" w:rsidDel="00000000" w:rsidP="00000000" w:rsidRDefault="00000000" w:rsidRPr="00000000" w14:paraId="00000175">
      <w:pPr>
        <w:spacing w:before="60" w:line="360" w:lineRule="auto"/>
        <w:ind w:right="-58"/>
        <w:rPr>
          <w:sz w:val="24"/>
          <w:szCs w:val="24"/>
        </w:rPr>
      </w:pPr>
      <w:r w:rsidDel="00000000" w:rsidR="00000000" w:rsidRPr="00000000">
        <w:rPr>
          <w:sz w:val="24"/>
          <w:szCs w:val="24"/>
          <w:rtl w:val="0"/>
        </w:rPr>
        <w:t xml:space="preserve"> </w:t>
      </w:r>
      <w:ins w:author="Kate Saul" w:id="15" w:date="2019-08-20T23:08:48Z">
        <w:r w:rsidDel="00000000" w:rsidR="00000000" w:rsidRPr="00000000">
          <w:rPr>
            <w:sz w:val="24"/>
            <w:szCs w:val="24"/>
            <w:rtl w:val="0"/>
          </w:rPr>
          <w:t xml:space="preserve">The </w:t>
        </w:r>
      </w:ins>
      <w:r w:rsidDel="00000000" w:rsidR="00000000" w:rsidRPr="00000000">
        <w:rPr>
          <w:sz w:val="24"/>
          <w:szCs w:val="24"/>
          <w:rtl w:val="0"/>
        </w:rPr>
        <w:t xml:space="preserve">Local health service offering displays contact information, service hours, and location information for the Service, along with any specific information related to the service at the location. </w:t>
      </w:r>
      <w:del w:author="Kate Saul" w:id="16" w:date="2019-08-20T23:09:13Z">
        <w:commentRangeStart w:id="36"/>
        <w:r w:rsidDel="00000000" w:rsidR="00000000" w:rsidRPr="00000000">
          <w:rPr>
            <w:sz w:val="24"/>
            <w:szCs w:val="24"/>
            <w:rtl w:val="0"/>
          </w:rPr>
          <w:delText xml:space="preserve">Local service offering content provides contact information and location information for the service and if there is an offering that is unique to this specific location that is relevant please describe it here. </w:delText>
        </w:r>
      </w:del>
      <w:commentRangeEnd w:id="36"/>
      <w:r w:rsidDel="00000000" w:rsidR="00000000" w:rsidRPr="00000000">
        <w:commentReference w:id="36"/>
      </w:r>
      <w:r w:rsidDel="00000000" w:rsidR="00000000" w:rsidRPr="00000000">
        <w:rPr>
          <w:sz w:val="24"/>
          <w:szCs w:val="24"/>
          <w:rtl w:val="0"/>
        </w:rPr>
        <w:t xml:space="preserve">See the screenshot [section 4] above for example local service offering content. </w:t>
      </w:r>
    </w:p>
    <w:p w:rsidR="00000000" w:rsidDel="00000000" w:rsidP="00000000" w:rsidRDefault="00000000" w:rsidRPr="00000000" w14:paraId="00000176">
      <w:pPr>
        <w:spacing w:before="60" w:line="360" w:lineRule="auto"/>
        <w:ind w:right="-58"/>
        <w:rPr>
          <w:sz w:val="24"/>
          <w:szCs w:val="24"/>
        </w:rPr>
      </w:pP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before="60" w:line="360" w:lineRule="auto"/>
        <w:ind w:right="-58"/>
        <w:rPr/>
      </w:pPr>
      <w:commentRangeStart w:id="37"/>
      <w:commentRangeStart w:id="38"/>
      <w:commentRangeStart w:id="39"/>
      <w:r w:rsidDel="00000000" w:rsidR="00000000" w:rsidRPr="00000000">
        <w:rPr>
          <w:sz w:val="24"/>
          <w:szCs w:val="24"/>
        </w:rPr>
        <w:drawing>
          <wp:inline distB="114300" distT="114300" distL="114300" distR="114300">
            <wp:extent cx="4919663" cy="481717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919663" cy="4817170"/>
                    </a:xfrm>
                    <a:prstGeom prst="rect"/>
                    <a:ln/>
                  </pic:spPr>
                </pic:pic>
              </a:graphicData>
            </a:graphic>
          </wp:inline>
        </w:drawing>
      </w:r>
      <w:commentRangeEnd w:id="37"/>
      <w:r w:rsidDel="00000000" w:rsidR="00000000" w:rsidRPr="00000000">
        <w:commentReference w:id="37"/>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79">
      <w:pPr>
        <w:pStyle w:val="Heading1"/>
        <w:spacing w:line="360" w:lineRule="auto"/>
        <w:ind w:left="0" w:firstLine="0"/>
        <w:rPr>
          <w:sz w:val="16"/>
          <w:szCs w:val="16"/>
          <w:highlight w:val="yellow"/>
        </w:rPr>
      </w:pPr>
      <w:bookmarkStart w:colFirst="0" w:colLast="0" w:name="_wq67fw14ffr9" w:id="93"/>
      <w:bookmarkEnd w:id="93"/>
      <w:r w:rsidDel="00000000" w:rsidR="00000000" w:rsidRPr="00000000">
        <w:rPr>
          <w:sz w:val="16"/>
          <w:szCs w:val="16"/>
          <w:highlight w:val="yellow"/>
          <w:rtl w:val="0"/>
        </w:rPr>
        <w:t xml:space="preserve">Example Listing that federates 1)The National Service name and descriptions(1), local service offering (4), service wait times (2), regional service offering (3)</w:t>
      </w:r>
    </w:p>
    <w:p w:rsidR="00000000" w:rsidDel="00000000" w:rsidP="00000000" w:rsidRDefault="00000000" w:rsidRPr="00000000" w14:paraId="0000017A">
      <w:pPr>
        <w:pStyle w:val="Heading3"/>
        <w:keepLines w:val="0"/>
        <w:spacing w:after="60" w:before="240" w:line="360" w:lineRule="auto"/>
        <w:ind w:right="-58"/>
        <w:rPr>
          <w:color w:val="82b1fc"/>
          <w:sz w:val="24"/>
          <w:szCs w:val="24"/>
        </w:rPr>
      </w:pPr>
      <w:bookmarkStart w:colFirst="0" w:colLast="0" w:name="_fm6io0jru8uf" w:id="94"/>
      <w:bookmarkEnd w:id="94"/>
      <w:r w:rsidDel="00000000" w:rsidR="00000000" w:rsidRPr="00000000">
        <w:rPr>
          <w:color w:val="82b1fc"/>
          <w:sz w:val="24"/>
          <w:szCs w:val="24"/>
          <w:rtl w:val="0"/>
        </w:rPr>
        <w:t xml:space="preserve">National service name (1.1)</w:t>
      </w:r>
    </w:p>
    <w:p w:rsidR="00000000" w:rsidDel="00000000" w:rsidP="00000000" w:rsidRDefault="00000000" w:rsidRPr="00000000" w14:paraId="0000017B">
      <w:pPr>
        <w:spacing w:before="60" w:line="360" w:lineRule="auto"/>
        <w:ind w:right="-58"/>
        <w:rPr>
          <w:rFonts w:ascii="Bitter" w:cs="Bitter" w:eastAsia="Bitter" w:hAnsi="Bitter"/>
          <w:color w:val="82b1fc"/>
          <w:sz w:val="24"/>
          <w:szCs w:val="24"/>
        </w:rPr>
      </w:pPr>
      <w:r w:rsidDel="00000000" w:rsidR="00000000" w:rsidRPr="00000000">
        <w:rPr>
          <w:sz w:val="24"/>
          <w:szCs w:val="24"/>
          <w:rtl w:val="0"/>
        </w:rPr>
        <w:t xml:space="preserve">The Service offering name comes from a taxonomy of Services offered across VA facilities. </w:t>
      </w:r>
      <w:r w:rsidDel="00000000" w:rsidR="00000000" w:rsidRPr="00000000">
        <w:rPr>
          <w:rFonts w:ascii="Bitter" w:cs="Bitter" w:eastAsia="Bitter" w:hAnsi="Bitter"/>
          <w:b w:val="1"/>
          <w:color w:val="000000"/>
          <w:sz w:val="24"/>
          <w:szCs w:val="24"/>
          <w:rtl w:val="0"/>
        </w:rPr>
        <w:br w:type="textWrapping"/>
      </w:r>
      <w:r w:rsidDel="00000000" w:rsidR="00000000" w:rsidRPr="00000000">
        <w:rPr>
          <w:rFonts w:ascii="Bitter" w:cs="Bitter" w:eastAsia="Bitter" w:hAnsi="Bitter"/>
          <w:color w:val="82b1fc"/>
          <w:sz w:val="24"/>
          <w:szCs w:val="24"/>
          <w:rtl w:val="0"/>
        </w:rPr>
        <w:t xml:space="preserve">Patient-friendly name/alternate name (1.2)</w:t>
      </w:r>
    </w:p>
    <w:p w:rsidR="00000000" w:rsidDel="00000000" w:rsidP="00000000" w:rsidRDefault="00000000" w:rsidRPr="00000000" w14:paraId="0000017C">
      <w:pPr>
        <w:spacing w:before="60" w:line="360" w:lineRule="auto"/>
        <w:ind w:right="-58"/>
        <w:rPr>
          <w:sz w:val="24"/>
          <w:szCs w:val="24"/>
        </w:rPr>
      </w:pPr>
      <w:r w:rsidDel="00000000" w:rsidR="00000000" w:rsidRPr="00000000">
        <w:rPr>
          <w:sz w:val="24"/>
          <w:szCs w:val="24"/>
          <w:rtl w:val="0"/>
        </w:rPr>
        <w:t xml:space="preserve">Because there is variation in naming across the system, we provide patient-friendly or alternate names when applicable. </w:t>
      </w:r>
    </w:p>
    <w:p w:rsidR="00000000" w:rsidDel="00000000" w:rsidP="00000000" w:rsidRDefault="00000000" w:rsidRPr="00000000" w14:paraId="0000017D">
      <w:pPr>
        <w:pStyle w:val="Heading3"/>
        <w:keepLines w:val="0"/>
        <w:spacing w:after="60" w:before="240" w:line="360" w:lineRule="auto"/>
        <w:ind w:right="-58"/>
        <w:rPr>
          <w:color w:val="82b1fc"/>
          <w:sz w:val="24"/>
          <w:szCs w:val="24"/>
        </w:rPr>
      </w:pPr>
      <w:bookmarkStart w:colFirst="0" w:colLast="0" w:name="_t5ikyfb3vish" w:id="95"/>
      <w:bookmarkEnd w:id="95"/>
      <w:r w:rsidDel="00000000" w:rsidR="00000000" w:rsidRPr="00000000">
        <w:rPr>
          <w:color w:val="82b1fc"/>
          <w:sz w:val="24"/>
          <w:szCs w:val="24"/>
          <w:rtl w:val="0"/>
        </w:rPr>
        <w:t xml:space="preserve">Common conditions/procedures performed in the service (1.3)</w:t>
      </w:r>
    </w:p>
    <w:p w:rsidR="00000000" w:rsidDel="00000000" w:rsidP="00000000" w:rsidRDefault="00000000" w:rsidRPr="00000000" w14:paraId="0000017E">
      <w:pPr>
        <w:spacing w:line="360" w:lineRule="auto"/>
        <w:rPr/>
      </w:pPr>
      <w:r w:rsidDel="00000000" w:rsidR="00000000" w:rsidRPr="00000000">
        <w:rPr>
          <w:rtl w:val="0"/>
        </w:rPr>
        <w:t xml:space="preserve">If applicable, the section provides the common conditions or procedures performed within a service to help readers understand what the service does and what conditions they treat.</w:t>
      </w:r>
    </w:p>
    <w:p w:rsidR="00000000" w:rsidDel="00000000" w:rsidP="00000000" w:rsidRDefault="00000000" w:rsidRPr="00000000" w14:paraId="0000017F">
      <w:pPr>
        <w:pStyle w:val="Heading3"/>
        <w:keepLines w:val="0"/>
        <w:spacing w:after="60" w:before="240" w:line="360" w:lineRule="auto"/>
        <w:ind w:right="-58"/>
        <w:rPr>
          <w:rFonts w:ascii="Bitter" w:cs="Bitter" w:eastAsia="Bitter" w:hAnsi="Bitter"/>
          <w:b w:val="1"/>
          <w:color w:val="82b1fc"/>
          <w:sz w:val="24"/>
          <w:szCs w:val="24"/>
        </w:rPr>
      </w:pPr>
      <w:bookmarkStart w:colFirst="0" w:colLast="0" w:name="_nfc382pv25w" w:id="96"/>
      <w:bookmarkEnd w:id="96"/>
      <w:r w:rsidDel="00000000" w:rsidR="00000000" w:rsidRPr="00000000">
        <w:rPr>
          <w:rFonts w:ascii="Bitter" w:cs="Bitter" w:eastAsia="Bitter" w:hAnsi="Bitter"/>
          <w:b w:val="1"/>
          <w:color w:val="82b1fc"/>
          <w:sz w:val="24"/>
          <w:szCs w:val="24"/>
          <w:rtl w:val="0"/>
        </w:rPr>
        <w:t xml:space="preserve">Service Description (1.4)</w:t>
      </w:r>
    </w:p>
    <w:p w:rsidR="00000000" w:rsidDel="00000000" w:rsidP="00000000" w:rsidRDefault="00000000" w:rsidRPr="00000000" w14:paraId="00000180">
      <w:pPr>
        <w:spacing w:line="360" w:lineRule="auto"/>
        <w:rPr/>
      </w:pPr>
      <w:r w:rsidDel="00000000" w:rsidR="00000000" w:rsidRPr="00000000">
        <w:rPr>
          <w:rtl w:val="0"/>
        </w:rPr>
        <w:t xml:space="preserve">Fewer than 200 characters, the Service description provides a general summary of the Service. Written with the Veteran in mind, these descriptions can be used as standalone content on your page, provided that you add applicable local contact information for the Service at your facility.</w:t>
      </w:r>
    </w:p>
    <w:p w:rsidR="00000000" w:rsidDel="00000000" w:rsidP="00000000" w:rsidRDefault="00000000" w:rsidRPr="00000000" w14:paraId="00000181">
      <w:pPr>
        <w:pStyle w:val="Heading1"/>
        <w:spacing w:line="360" w:lineRule="auto"/>
        <w:ind w:left="0" w:firstLine="0"/>
        <w:rPr>
          <w:color w:val="ff9900"/>
          <w:highlight w:val="yellow"/>
        </w:rPr>
      </w:pPr>
      <w:bookmarkStart w:colFirst="0" w:colLast="0" w:name="_l2st9t9qiu55" w:id="97"/>
      <w:bookmarkEnd w:id="97"/>
      <w:r w:rsidDel="00000000" w:rsidR="00000000" w:rsidRPr="00000000">
        <w:rPr>
          <w:highlight w:val="yellow"/>
          <w:rtl w:val="0"/>
        </w:rPr>
        <w:br w:type="textWrapping"/>
      </w:r>
      <w:r w:rsidDel="00000000" w:rsidR="00000000" w:rsidRPr="00000000">
        <w:rPr>
          <w:color w:val="ff9900"/>
          <w:highlight w:val="yellow"/>
          <w:rtl w:val="0"/>
        </w:rPr>
        <w:t xml:space="preserve">12a. Regional health service </w:t>
      </w:r>
      <w:commentRangeStart w:id="40"/>
      <w:r w:rsidDel="00000000" w:rsidR="00000000" w:rsidRPr="00000000">
        <w:rPr>
          <w:color w:val="ff9900"/>
          <w:highlight w:val="yellow"/>
          <w:rtl w:val="0"/>
        </w:rPr>
        <w:t xml:space="preserve">offering</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tl w:val="0"/>
        </w:rPr>
        <w:t xml:space="preserve">The Regional health service offering content type will help you create  content for a service available at regional and local facilities. Each VA health care service (ie, primary care, mental health, geriatrics, audiology, psychiatry, etc.) includes a short general description is shared across all facilities, and pre-populates the page template. These national service descriptions are approved by VHA and will pre-populate the first few lines in the service offering’s description. These can be cross published across any VA facility that offers the service. Subsequent content is authored locally, describes the service in your region [VA Pittsburgh] and is authored locally. When regional healthcare systems need to add additional content that more fully describes the service at their region, they do it here.</w:t>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t xml:space="preserve">The regional health service content type should encourage high-priority calls to action for the user like making an appointment or accessing a service. It should: </w:t>
      </w:r>
    </w:p>
    <w:p w:rsidR="00000000" w:rsidDel="00000000" w:rsidP="00000000" w:rsidRDefault="00000000" w:rsidRPr="00000000" w14:paraId="00000185">
      <w:pPr>
        <w:numPr>
          <w:ilvl w:val="0"/>
          <w:numId w:val="3"/>
        </w:numPr>
        <w:spacing w:line="360" w:lineRule="auto"/>
        <w:ind w:left="720" w:hanging="360"/>
        <w:rPr>
          <w:u w:val="none"/>
        </w:rPr>
      </w:pPr>
      <w:r w:rsidDel="00000000" w:rsidR="00000000" w:rsidRPr="00000000">
        <w:rPr>
          <w:rtl w:val="0"/>
        </w:rPr>
        <w:t xml:space="preserve">Include relevant information about the service or program for patients, caregivers, and families. </w:t>
      </w:r>
    </w:p>
    <w:p w:rsidR="00000000" w:rsidDel="00000000" w:rsidP="00000000" w:rsidRDefault="00000000" w:rsidRPr="00000000" w14:paraId="00000186">
      <w:pPr>
        <w:numPr>
          <w:ilvl w:val="0"/>
          <w:numId w:val="3"/>
        </w:numPr>
        <w:spacing w:line="360" w:lineRule="auto"/>
        <w:ind w:left="720" w:hanging="360"/>
        <w:rPr>
          <w:u w:val="none"/>
        </w:rPr>
      </w:pPr>
      <w:r w:rsidDel="00000000" w:rsidR="00000000" w:rsidRPr="00000000">
        <w:rPr>
          <w:rtl w:val="0"/>
        </w:rPr>
        <w:t xml:space="preserve">Subsequently describe what makes the service unique at this region/location or expands on the national description.</w:t>
      </w:r>
    </w:p>
    <w:p w:rsidR="00000000" w:rsidDel="00000000" w:rsidP="00000000" w:rsidRDefault="00000000" w:rsidRPr="00000000" w14:paraId="00000187">
      <w:pPr>
        <w:pStyle w:val="Heading2"/>
        <w:rPr/>
      </w:pPr>
      <w:bookmarkStart w:colFirst="0" w:colLast="0" w:name="_9g0vp885i98q" w:id="98"/>
      <w:bookmarkEnd w:id="98"/>
      <w:r w:rsidDel="00000000" w:rsidR="00000000" w:rsidRPr="00000000">
        <w:rPr>
          <w:rtl w:val="0"/>
        </w:rPr>
        <w:t xml:space="preserve">Region</w:t>
      </w:r>
      <w:r w:rsidDel="00000000" w:rsidR="00000000" w:rsidRPr="00000000">
        <w:rPr>
          <w:color w:val="980000"/>
          <w:rtl w:val="0"/>
        </w:rPr>
        <w:t xml:space="preserve">* (required)</w:t>
      </w: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t xml:space="preserve">[Select value from dropdown menu]</w:t>
      </w:r>
    </w:p>
    <w:p w:rsidR="00000000" w:rsidDel="00000000" w:rsidP="00000000" w:rsidRDefault="00000000" w:rsidRPr="00000000" w14:paraId="00000189">
      <w:pPr>
        <w:pStyle w:val="Heading2"/>
        <w:spacing w:line="360" w:lineRule="auto"/>
        <w:ind w:left="0" w:firstLine="0"/>
        <w:rPr>
          <w:color w:val="980000"/>
        </w:rPr>
      </w:pPr>
      <w:bookmarkStart w:colFirst="0" w:colLast="0" w:name="_9oaiyqrv2ye" w:id="99"/>
      <w:bookmarkEnd w:id="99"/>
      <w:r w:rsidDel="00000000" w:rsidR="00000000" w:rsidRPr="00000000">
        <w:rPr>
          <w:rtl w:val="0"/>
        </w:rPr>
        <w:t xml:space="preserve">Regional description of service (optional)</w:t>
      </w: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360" w:lineRule="auto"/>
              <w:ind w:left="0" w:firstLine="0"/>
              <w:rPr>
                <w:i w:val="1"/>
                <w:color w:val="999999"/>
              </w:rPr>
            </w:pPr>
            <w:r w:rsidDel="00000000" w:rsidR="00000000" w:rsidRPr="00000000">
              <w:rPr>
                <w:i w:val="1"/>
                <w:color w:val="999999"/>
                <w:rtl w:val="0"/>
              </w:rPr>
              <w:t xml:space="preserve">[If necessary, expand of the National description or describe any unique characteristics of the service across your regional system. It is not necessary to duplicate content that is displayed in the National service description.]</w:t>
            </w:r>
          </w:p>
          <w:p w:rsidR="00000000" w:rsidDel="00000000" w:rsidP="00000000" w:rsidRDefault="00000000" w:rsidRPr="00000000" w14:paraId="0000018B">
            <w:pPr>
              <w:pStyle w:val="Heading3"/>
              <w:keepNext w:val="0"/>
              <w:keepLines w:val="0"/>
              <w:spacing w:after="140" w:before="420" w:line="312" w:lineRule="auto"/>
              <w:ind w:right="0"/>
              <w:rPr>
                <w:b w:val="1"/>
                <w:color w:val="212121"/>
              </w:rPr>
            </w:pPr>
            <w:bookmarkStart w:colFirst="0" w:colLast="0" w:name="_8knalhww0ynt" w:id="100"/>
            <w:bookmarkEnd w:id="100"/>
            <w:commentRangeStart w:id="41"/>
            <w:commentRangeStart w:id="42"/>
            <w:r w:rsidDel="00000000" w:rsidR="00000000" w:rsidRPr="00000000">
              <w:rPr>
                <w:b w:val="1"/>
                <w:color w:val="212121"/>
                <w:rtl w:val="0"/>
              </w:rPr>
              <w:t xml:space="preserve">Services we provide</w:t>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8C">
            <w:pPr>
              <w:spacing w:after="240" w:before="240" w:line="360" w:lineRule="auto"/>
              <w:rPr>
                <w:color w:val="212121"/>
                <w:sz w:val="24"/>
                <w:szCs w:val="24"/>
              </w:rPr>
            </w:pPr>
            <w:r w:rsidDel="00000000" w:rsidR="00000000" w:rsidRPr="00000000">
              <w:rPr>
                <w:color w:val="212121"/>
                <w:sz w:val="24"/>
                <w:szCs w:val="24"/>
                <w:rtl w:val="0"/>
              </w:rPr>
              <w:t xml:space="preserve">Our comprehensive laboratories provide a full range of clinical and diagnostic testing services including:</w:t>
            </w:r>
          </w:p>
          <w:p w:rsidR="00000000" w:rsidDel="00000000" w:rsidP="00000000" w:rsidRDefault="00000000" w:rsidRPr="00000000" w14:paraId="0000018D">
            <w:pPr>
              <w:numPr>
                <w:ilvl w:val="0"/>
                <w:numId w:val="6"/>
              </w:numPr>
              <w:spacing w:after="0" w:afterAutospacing="0" w:before="240" w:line="360" w:lineRule="auto"/>
              <w:ind w:left="720" w:hanging="360"/>
              <w:rPr>
                <w:color w:val="212121"/>
                <w:sz w:val="24"/>
                <w:szCs w:val="24"/>
              </w:rPr>
            </w:pPr>
            <w:r w:rsidDel="00000000" w:rsidR="00000000" w:rsidRPr="00000000">
              <w:rPr>
                <w:color w:val="212121"/>
                <w:sz w:val="24"/>
                <w:szCs w:val="24"/>
                <w:rtl w:val="0"/>
              </w:rPr>
              <w:t xml:space="preserve">Routine blood testing</w:t>
            </w:r>
          </w:p>
          <w:p w:rsidR="00000000" w:rsidDel="00000000" w:rsidP="00000000" w:rsidRDefault="00000000" w:rsidRPr="00000000" w14:paraId="0000018E">
            <w:pPr>
              <w:numPr>
                <w:ilvl w:val="0"/>
                <w:numId w:val="6"/>
              </w:numPr>
              <w:spacing w:after="0" w:afterAutospacing="0" w:before="0" w:beforeAutospacing="0" w:line="360" w:lineRule="auto"/>
              <w:ind w:left="720" w:hanging="360"/>
              <w:rPr>
                <w:color w:val="212121"/>
                <w:sz w:val="24"/>
                <w:szCs w:val="24"/>
              </w:rPr>
            </w:pPr>
            <w:r w:rsidDel="00000000" w:rsidR="00000000" w:rsidRPr="00000000">
              <w:rPr>
                <w:color w:val="212121"/>
                <w:sz w:val="24"/>
                <w:szCs w:val="24"/>
                <w:rtl w:val="0"/>
              </w:rPr>
              <w:t xml:space="preserve">Urinalysis</w:t>
            </w:r>
          </w:p>
          <w:p w:rsidR="00000000" w:rsidDel="00000000" w:rsidP="00000000" w:rsidRDefault="00000000" w:rsidRPr="00000000" w14:paraId="0000018F">
            <w:pPr>
              <w:numPr>
                <w:ilvl w:val="0"/>
                <w:numId w:val="6"/>
              </w:numPr>
              <w:spacing w:after="0" w:afterAutospacing="0" w:before="0" w:beforeAutospacing="0" w:line="360" w:lineRule="auto"/>
              <w:ind w:left="720" w:hanging="360"/>
              <w:rPr>
                <w:color w:val="212121"/>
                <w:sz w:val="24"/>
                <w:szCs w:val="24"/>
              </w:rPr>
            </w:pPr>
            <w:r w:rsidDel="00000000" w:rsidR="00000000" w:rsidRPr="00000000">
              <w:rPr>
                <w:color w:val="212121"/>
                <w:sz w:val="24"/>
                <w:szCs w:val="24"/>
                <w:rtl w:val="0"/>
              </w:rPr>
              <w:t xml:space="preserve">Metabolic testing</w:t>
            </w:r>
          </w:p>
          <w:p w:rsidR="00000000" w:rsidDel="00000000" w:rsidP="00000000" w:rsidRDefault="00000000" w:rsidRPr="00000000" w14:paraId="00000190">
            <w:pPr>
              <w:numPr>
                <w:ilvl w:val="0"/>
                <w:numId w:val="6"/>
              </w:numPr>
              <w:spacing w:after="0" w:afterAutospacing="0" w:before="0" w:beforeAutospacing="0" w:line="360" w:lineRule="auto"/>
              <w:ind w:left="720" w:hanging="360"/>
              <w:rPr>
                <w:color w:val="212121"/>
                <w:sz w:val="24"/>
                <w:szCs w:val="24"/>
              </w:rPr>
            </w:pPr>
            <w:r w:rsidDel="00000000" w:rsidR="00000000" w:rsidRPr="00000000">
              <w:rPr>
                <w:color w:val="212121"/>
                <w:sz w:val="24"/>
                <w:szCs w:val="24"/>
                <w:rtl w:val="0"/>
              </w:rPr>
              <w:t xml:space="preserve">TB, hepatitis, HIV testing</w:t>
            </w:r>
          </w:p>
          <w:p w:rsidR="00000000" w:rsidDel="00000000" w:rsidP="00000000" w:rsidRDefault="00000000" w:rsidRPr="00000000" w14:paraId="00000191">
            <w:pPr>
              <w:numPr>
                <w:ilvl w:val="0"/>
                <w:numId w:val="6"/>
              </w:numPr>
              <w:spacing w:after="240" w:before="0" w:beforeAutospacing="0" w:line="360" w:lineRule="auto"/>
              <w:ind w:left="720" w:hanging="360"/>
              <w:rPr>
                <w:color w:val="212121"/>
                <w:sz w:val="24"/>
                <w:szCs w:val="24"/>
              </w:rPr>
            </w:pPr>
            <w:r w:rsidDel="00000000" w:rsidR="00000000" w:rsidRPr="00000000">
              <w:rPr>
                <w:color w:val="212121"/>
                <w:sz w:val="24"/>
                <w:szCs w:val="24"/>
                <w:rtl w:val="0"/>
              </w:rPr>
              <w:t xml:space="preserve">Genetic testing</w:t>
            </w:r>
            <w:r w:rsidDel="00000000" w:rsidR="00000000" w:rsidRPr="00000000">
              <w:rPr>
                <w:rtl w:val="0"/>
              </w:rPr>
            </w:r>
          </w:p>
        </w:tc>
      </w:tr>
    </w:tbl>
    <w:p w:rsidR="00000000" w:rsidDel="00000000" w:rsidP="00000000" w:rsidRDefault="00000000" w:rsidRPr="00000000" w14:paraId="00000192">
      <w:pPr>
        <w:spacing w:line="360" w:lineRule="auto"/>
        <w:ind w:left="0" w:firstLine="0"/>
        <w:rPr/>
      </w:pPr>
      <w:r w:rsidDel="00000000" w:rsidR="00000000" w:rsidRPr="00000000">
        <w:rPr>
          <w:rtl w:val="0"/>
        </w:rPr>
      </w:r>
    </w:p>
    <w:p w:rsidR="00000000" w:rsidDel="00000000" w:rsidP="00000000" w:rsidRDefault="00000000" w:rsidRPr="00000000" w14:paraId="00000193">
      <w:pPr>
        <w:pStyle w:val="Heading2"/>
        <w:rPr>
          <w:color w:val="980000"/>
        </w:rPr>
      </w:pPr>
      <w:bookmarkStart w:colFirst="0" w:colLast="0" w:name="_jj31tt2zyzc2" w:id="101"/>
      <w:bookmarkEnd w:id="101"/>
      <w:commentRangeStart w:id="43"/>
      <w:r w:rsidDel="00000000" w:rsidR="00000000" w:rsidRPr="00000000">
        <w:rPr>
          <w:rtl w:val="0"/>
        </w:rPr>
        <w:t xml:space="preserve">Regional locations</w:t>
      </w:r>
      <w:r w:rsidDel="00000000" w:rsidR="00000000" w:rsidRPr="00000000">
        <w:rPr>
          <w:color w:val="980000"/>
          <w:rtl w:val="0"/>
        </w:rPr>
        <w:t xml:space="preserve">* (required)</w:t>
      </w:r>
      <w:commentRangeEnd w:id="43"/>
      <w:r w:rsidDel="00000000" w:rsidR="00000000" w:rsidRPr="00000000">
        <w:commentReference w:id="43"/>
      </w: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rPr>
                <w:i w:val="1"/>
                <w:color w:val="999999"/>
              </w:rPr>
            </w:pPr>
            <w:r w:rsidDel="00000000" w:rsidR="00000000" w:rsidRPr="00000000">
              <w:rPr>
                <w:rtl w:val="0"/>
              </w:rPr>
            </w:r>
          </w:p>
          <w:p w:rsidR="00000000" w:rsidDel="00000000" w:rsidP="00000000" w:rsidRDefault="00000000" w:rsidRPr="00000000" w14:paraId="00000195">
            <w:pPr>
              <w:spacing w:line="360" w:lineRule="auto"/>
              <w:rPr>
                <w:i w:val="1"/>
                <w:color w:val="999999"/>
              </w:rPr>
            </w:pPr>
            <w:r w:rsidDel="00000000" w:rsidR="00000000" w:rsidRPr="00000000">
              <w:rPr>
                <w:rtl w:val="0"/>
              </w:rPr>
            </w:r>
          </w:p>
          <w:p w:rsidR="00000000" w:rsidDel="00000000" w:rsidP="00000000" w:rsidRDefault="00000000" w:rsidRPr="00000000" w14:paraId="00000196">
            <w:pPr>
              <w:spacing w:line="360" w:lineRule="auto"/>
              <w:rPr>
                <w:i w:val="1"/>
                <w:color w:val="999999"/>
              </w:rPr>
            </w:pPr>
            <w:r w:rsidDel="00000000" w:rsidR="00000000" w:rsidRPr="00000000">
              <w:rPr>
                <w:rtl w:val="0"/>
              </w:rPr>
            </w:r>
          </w:p>
          <w:p w:rsidR="00000000" w:rsidDel="00000000" w:rsidP="00000000" w:rsidRDefault="00000000" w:rsidRPr="00000000" w14:paraId="00000197">
            <w:pPr>
              <w:spacing w:line="360" w:lineRule="auto"/>
              <w:rPr>
                <w:i w:val="1"/>
                <w:color w:val="999999"/>
              </w:rPr>
            </w:pPr>
            <w:r w:rsidDel="00000000" w:rsidR="00000000" w:rsidRPr="00000000">
              <w:rPr>
                <w:rtl w:val="0"/>
              </w:rPr>
            </w:r>
          </w:p>
          <w:p w:rsidR="00000000" w:rsidDel="00000000" w:rsidP="00000000" w:rsidRDefault="00000000" w:rsidRPr="00000000" w14:paraId="00000198">
            <w:pPr>
              <w:spacing w:line="360" w:lineRule="auto"/>
              <w:rPr>
                <w:i w:val="1"/>
                <w:color w:val="999999"/>
              </w:rPr>
            </w:pPr>
            <w:r w:rsidDel="00000000" w:rsidR="00000000" w:rsidRPr="00000000">
              <w:rPr>
                <w:rtl w:val="0"/>
              </w:rPr>
            </w:r>
          </w:p>
          <w:p w:rsidR="00000000" w:rsidDel="00000000" w:rsidP="00000000" w:rsidRDefault="00000000" w:rsidRPr="00000000" w14:paraId="00000199">
            <w:pPr>
              <w:spacing w:line="360" w:lineRule="auto"/>
              <w:rPr>
                <w:i w:val="1"/>
                <w:color w:val="999999"/>
              </w:rPr>
            </w:pPr>
            <w:r w:rsidDel="00000000" w:rsidR="00000000" w:rsidRPr="00000000">
              <w:rPr>
                <w:rtl w:val="0"/>
              </w:rPr>
            </w:r>
          </w:p>
        </w:tc>
      </w:tr>
    </w:tbl>
    <w:p w:rsidR="00000000" w:rsidDel="00000000" w:rsidP="00000000" w:rsidRDefault="00000000" w:rsidRPr="00000000" w14:paraId="0000019A">
      <w:pPr>
        <w:spacing w:line="360" w:lineRule="auto"/>
        <w:rPr/>
      </w:pPr>
      <w:r w:rsidDel="00000000" w:rsidR="00000000" w:rsidRPr="00000000">
        <w:rPr>
          <w:rtl w:val="0"/>
        </w:rPr>
      </w:r>
    </w:p>
    <w:p w:rsidR="00000000" w:rsidDel="00000000" w:rsidP="00000000" w:rsidRDefault="00000000" w:rsidRPr="00000000" w14:paraId="0000019B">
      <w:pPr>
        <w:pStyle w:val="Heading1"/>
        <w:rPr>
          <w:color w:val="ff0000"/>
          <w:highlight w:val="yellow"/>
        </w:rPr>
      </w:pPr>
      <w:bookmarkStart w:colFirst="0" w:colLast="0" w:name="_s94qh76efm5p" w:id="102"/>
      <w:bookmarkEnd w:id="102"/>
      <w:r w:rsidDel="00000000" w:rsidR="00000000" w:rsidRPr="00000000">
        <w:rPr>
          <w:color w:val="ff0000"/>
          <w:highlight w:val="yellow"/>
          <w:rtl w:val="0"/>
        </w:rPr>
        <w:t xml:space="preserve">12b. Local health service offering </w:t>
      </w:r>
    </w:p>
    <w:p w:rsidR="00000000" w:rsidDel="00000000" w:rsidP="00000000" w:rsidRDefault="00000000" w:rsidRPr="00000000" w14:paraId="0000019C">
      <w:pPr>
        <w:spacing w:line="360" w:lineRule="auto"/>
        <w:rPr/>
      </w:pPr>
      <w:r w:rsidDel="00000000" w:rsidR="00000000" w:rsidRPr="00000000">
        <w:rPr>
          <w:rtl w:val="0"/>
        </w:rPr>
        <w:t xml:space="preserve">The Local health service offering content type will help you create a page for a facility-specific description of a health care service</w:t>
      </w:r>
      <w:ins w:author="Kate Saul" w:id="17" w:date="2019-08-20T23:11:47Z">
        <w:r w:rsidDel="00000000" w:rsidR="00000000" w:rsidRPr="00000000">
          <w:rPr>
            <w:rtl w:val="0"/>
          </w:rPr>
          <w:t xml:space="preserve">. It</w:t>
        </w:r>
      </w:ins>
      <w:r w:rsidDel="00000000" w:rsidR="00000000" w:rsidRPr="00000000">
        <w:rPr>
          <w:rtl w:val="0"/>
        </w:rPr>
        <w:t xml:space="preserve"> </w:t>
      </w:r>
      <w:del w:author="Kate Saul" w:id="18" w:date="2019-08-20T23:11:49Z">
        <w:r w:rsidDel="00000000" w:rsidR="00000000" w:rsidRPr="00000000">
          <w:rPr>
            <w:rtl w:val="0"/>
          </w:rPr>
          <w:delText xml:space="preserve">and </w:delText>
        </w:r>
      </w:del>
      <w:r w:rsidDel="00000000" w:rsidR="00000000" w:rsidRPr="00000000">
        <w:rPr>
          <w:rtl w:val="0"/>
        </w:rPr>
        <w:t xml:space="preserve">addends the regional description.</w:t>
      </w:r>
    </w:p>
    <w:p w:rsidR="00000000" w:rsidDel="00000000" w:rsidP="00000000" w:rsidRDefault="00000000" w:rsidRPr="00000000" w14:paraId="0000019D">
      <w:pPr>
        <w:spacing w:line="360" w:lineRule="auto"/>
        <w:rPr/>
      </w:pPr>
      <w:r w:rsidDel="00000000" w:rsidR="00000000" w:rsidRPr="00000000">
        <w:rPr>
          <w:rtl w:val="0"/>
        </w:rPr>
      </w:r>
    </w:p>
    <w:p w:rsidR="00000000" w:rsidDel="00000000" w:rsidP="00000000" w:rsidRDefault="00000000" w:rsidRPr="00000000" w14:paraId="0000019E">
      <w:pPr>
        <w:spacing w:line="360" w:lineRule="auto"/>
        <w:rPr/>
      </w:pPr>
      <w:r w:rsidDel="00000000" w:rsidR="00000000" w:rsidRPr="00000000">
        <w:rPr/>
        <w:drawing>
          <wp:inline distB="114300" distT="114300" distL="114300" distR="114300">
            <wp:extent cx="5943600" cy="2984500"/>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2"/>
        <w:rPr>
          <w:color w:val="980000"/>
        </w:rPr>
      </w:pPr>
      <w:bookmarkStart w:colFirst="0" w:colLast="0" w:name="_7iaoodvu9505" w:id="103"/>
      <w:bookmarkEnd w:id="103"/>
      <w:r w:rsidDel="00000000" w:rsidR="00000000" w:rsidRPr="00000000">
        <w:rPr>
          <w:rtl w:val="0"/>
        </w:rPr>
        <w:t xml:space="preserve">Facility</w:t>
      </w:r>
      <w:r w:rsidDel="00000000" w:rsidR="00000000" w:rsidRPr="00000000">
        <w:rPr>
          <w:color w:val="980000"/>
          <w:rtl w:val="0"/>
        </w:rPr>
        <w:t xml:space="preserve">* (required) </w:t>
      </w:r>
    </w:p>
    <w:p w:rsidR="00000000" w:rsidDel="00000000" w:rsidP="00000000" w:rsidRDefault="00000000" w:rsidRPr="00000000" w14:paraId="000001A0">
      <w:pPr>
        <w:numPr>
          <w:ilvl w:val="0"/>
          <w:numId w:val="10"/>
        </w:numPr>
        <w:spacing w:line="360" w:lineRule="auto"/>
        <w:ind w:left="720" w:hanging="360"/>
        <w:rPr>
          <w:rFonts w:ascii="Source Sans Pro" w:cs="Source Sans Pro" w:eastAsia="Source Sans Pro" w:hAnsi="Source Sans Pro"/>
          <w:sz w:val="22"/>
          <w:szCs w:val="22"/>
        </w:rPr>
      </w:pPr>
      <w:r w:rsidDel="00000000" w:rsidR="00000000" w:rsidRPr="00000000">
        <w:rPr>
          <w:rtl w:val="0"/>
        </w:rPr>
        <w:t xml:space="preserve">Select facility</w:t>
      </w:r>
    </w:p>
    <w:p w:rsidR="00000000" w:rsidDel="00000000" w:rsidP="00000000" w:rsidRDefault="00000000" w:rsidRPr="00000000" w14:paraId="000001A1">
      <w:pPr>
        <w:pStyle w:val="Heading2"/>
        <w:rPr>
          <w:color w:val="980000"/>
        </w:rPr>
      </w:pPr>
      <w:bookmarkStart w:colFirst="0" w:colLast="0" w:name="_dxqro58bosxz" w:id="104"/>
      <w:bookmarkEnd w:id="104"/>
      <w:r w:rsidDel="00000000" w:rsidR="00000000" w:rsidRPr="00000000">
        <w:rPr>
          <w:rtl w:val="0"/>
        </w:rPr>
        <w:t xml:space="preserve">Regional Health Service Offering</w:t>
      </w:r>
      <w:r w:rsidDel="00000000" w:rsidR="00000000" w:rsidRPr="00000000">
        <w:rPr>
          <w:color w:val="980000"/>
          <w:rtl w:val="0"/>
        </w:rPr>
        <w:t xml:space="preserve">* (required) </w:t>
      </w:r>
    </w:p>
    <w:p w:rsidR="00000000" w:rsidDel="00000000" w:rsidP="00000000" w:rsidRDefault="00000000" w:rsidRPr="00000000" w14:paraId="000001A2">
      <w:pPr>
        <w:numPr>
          <w:ilvl w:val="0"/>
          <w:numId w:val="10"/>
        </w:numPr>
        <w:spacing w:line="360" w:lineRule="auto"/>
        <w:ind w:left="720" w:hanging="360"/>
      </w:pPr>
      <w:r w:rsidDel="00000000" w:rsidR="00000000" w:rsidRPr="00000000">
        <w:rPr>
          <w:rtl w:val="0"/>
        </w:rPr>
        <w:t xml:space="preserve">Select relevant regional service offering</w:t>
      </w:r>
    </w:p>
    <w:p w:rsidR="00000000" w:rsidDel="00000000" w:rsidP="00000000" w:rsidRDefault="00000000" w:rsidRPr="00000000" w14:paraId="000001A3">
      <w:pPr>
        <w:pStyle w:val="Heading2"/>
        <w:spacing w:line="360" w:lineRule="auto"/>
        <w:ind w:left="0" w:firstLine="0"/>
        <w:rPr>
          <w:color w:val="980000"/>
        </w:rPr>
      </w:pPr>
      <w:bookmarkStart w:colFirst="0" w:colLast="0" w:name="_ovfq25bsevc" w:id="105"/>
      <w:bookmarkEnd w:id="105"/>
      <w:r w:rsidDel="00000000" w:rsidR="00000000" w:rsidRPr="00000000">
        <w:rPr>
          <w:rtl w:val="0"/>
        </w:rPr>
        <w:t xml:space="preserve">Local description of service (optional)</w:t>
      </w: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360" w:lineRule="auto"/>
              <w:ind w:left="0" w:firstLine="0"/>
              <w:rPr>
                <w:i w:val="1"/>
                <w:color w:val="999999"/>
              </w:rPr>
            </w:pPr>
            <w:r w:rsidDel="00000000" w:rsidR="00000000" w:rsidRPr="00000000">
              <w:rPr>
                <w:i w:val="1"/>
                <w:color w:val="999999"/>
                <w:rtl w:val="0"/>
              </w:rPr>
              <w:t xml:space="preserve">[provide relevant information about the service that is specific to the location, see below for an example of local content for Laboratory and pathology.]</w:t>
            </w:r>
          </w:p>
          <w:p w:rsidR="00000000" w:rsidDel="00000000" w:rsidP="00000000" w:rsidRDefault="00000000" w:rsidRPr="00000000" w14:paraId="000001A5">
            <w:pPr>
              <w:spacing w:after="240" w:before="240" w:line="360" w:lineRule="auto"/>
              <w:rPr>
                <w:color w:val="212121"/>
                <w:sz w:val="24"/>
                <w:szCs w:val="24"/>
              </w:rPr>
            </w:pPr>
            <w:r w:rsidDel="00000000" w:rsidR="00000000" w:rsidRPr="00000000">
              <w:rPr>
                <w:color w:val="212121"/>
                <w:sz w:val="24"/>
                <w:szCs w:val="24"/>
                <w:rtl w:val="0"/>
              </w:rPr>
              <w:t xml:space="preserve">We offer blood and other advanced testing services to help you and your VA health care team monitor your health, find and understand any health problems, and make informed treatment decisions.</w:t>
            </w:r>
          </w:p>
          <w:p w:rsidR="00000000" w:rsidDel="00000000" w:rsidP="00000000" w:rsidRDefault="00000000" w:rsidRPr="00000000" w14:paraId="000001A6">
            <w:pPr>
              <w:pStyle w:val="Heading3"/>
              <w:keepNext w:val="0"/>
              <w:keepLines w:val="0"/>
              <w:spacing w:after="140" w:before="420" w:line="312" w:lineRule="auto"/>
              <w:ind w:right="0"/>
              <w:rPr>
                <w:b w:val="1"/>
                <w:color w:val="212121"/>
              </w:rPr>
            </w:pPr>
            <w:bookmarkStart w:colFirst="0" w:colLast="0" w:name="_jakwug5xt3fm" w:id="106"/>
            <w:bookmarkEnd w:id="106"/>
            <w:commentRangeStart w:id="44"/>
            <w:commentRangeStart w:id="45"/>
            <w:r w:rsidDel="00000000" w:rsidR="00000000" w:rsidRPr="00000000">
              <w:rPr>
                <w:b w:val="1"/>
                <w:color w:val="212121"/>
                <w:rtl w:val="0"/>
              </w:rPr>
              <w:t xml:space="preserve">Where to find us </w:t>
            </w: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A7">
            <w:pPr>
              <w:spacing w:after="240" w:before="240" w:line="360" w:lineRule="auto"/>
              <w:rPr>
                <w:b w:val="1"/>
                <w:color w:val="212121"/>
                <w:sz w:val="24"/>
                <w:szCs w:val="24"/>
              </w:rPr>
            </w:pPr>
            <w:r w:rsidDel="00000000" w:rsidR="00000000" w:rsidRPr="00000000">
              <w:rPr>
                <w:b w:val="1"/>
                <w:color w:val="212121"/>
                <w:sz w:val="24"/>
                <w:szCs w:val="24"/>
                <w:rtl w:val="0"/>
              </w:rPr>
              <w:t xml:space="preserve">Laboratory and pathology (</w:t>
            </w:r>
            <w:hyperlink r:id="rId26">
              <w:r w:rsidDel="00000000" w:rsidR="00000000" w:rsidRPr="00000000">
                <w:rPr>
                  <w:b w:val="1"/>
                  <w:color w:val="4c2c92"/>
                  <w:sz w:val="24"/>
                  <w:szCs w:val="24"/>
                  <w:u w:val="single"/>
                  <w:rtl w:val="0"/>
                </w:rPr>
                <w:t xml:space="preserve">map</w:t>
              </w:r>
            </w:hyperlink>
            <w:r w:rsidDel="00000000" w:rsidR="00000000" w:rsidRPr="00000000">
              <w:rPr>
                <w:b w:val="1"/>
                <w:color w:val="212121"/>
                <w:sz w:val="24"/>
                <w:szCs w:val="24"/>
                <w:rtl w:val="0"/>
              </w:rPr>
              <w:t xml:space="preserve">)</w:t>
            </w:r>
          </w:p>
          <w:p w:rsidR="00000000" w:rsidDel="00000000" w:rsidP="00000000" w:rsidRDefault="00000000" w:rsidRPr="00000000" w14:paraId="000001A8">
            <w:pPr>
              <w:spacing w:after="240" w:before="240" w:line="360" w:lineRule="auto"/>
              <w:rPr>
                <w:i w:val="1"/>
                <w:color w:val="212121"/>
                <w:sz w:val="24"/>
                <w:szCs w:val="24"/>
              </w:rPr>
            </w:pPr>
            <w:r w:rsidDel="00000000" w:rsidR="00000000" w:rsidRPr="00000000">
              <w:rPr>
                <w:color w:val="212121"/>
                <w:sz w:val="24"/>
                <w:szCs w:val="24"/>
                <w:rtl w:val="0"/>
              </w:rPr>
              <w:t xml:space="preserve">Ambulatory Care Center</w:t>
              <w:br w:type="textWrapping"/>
              <w:t xml:space="preserve">2nd Floor</w:t>
            </w:r>
            <w:r w:rsidDel="00000000" w:rsidR="00000000" w:rsidRPr="00000000">
              <w:rPr>
                <w:rtl w:val="0"/>
              </w:rPr>
            </w:r>
          </w:p>
          <w:p w:rsidR="00000000" w:rsidDel="00000000" w:rsidP="00000000" w:rsidRDefault="00000000" w:rsidRPr="00000000" w14:paraId="000001A9">
            <w:pPr>
              <w:spacing w:after="240" w:before="240" w:line="360" w:lineRule="auto"/>
              <w:rPr>
                <w:b w:val="1"/>
                <w:color w:val="212121"/>
                <w:sz w:val="24"/>
                <w:szCs w:val="24"/>
              </w:rPr>
            </w:pPr>
            <w:r w:rsidDel="00000000" w:rsidR="00000000" w:rsidRPr="00000000">
              <w:rPr>
                <w:b w:val="1"/>
                <w:color w:val="212121"/>
                <w:sz w:val="24"/>
                <w:szCs w:val="24"/>
                <w:rtl w:val="0"/>
              </w:rPr>
              <w:t xml:space="preserve">Hours</w:t>
            </w:r>
          </w:p>
          <w:p w:rsidR="00000000" w:rsidDel="00000000" w:rsidP="00000000" w:rsidRDefault="00000000" w:rsidRPr="00000000" w14:paraId="000001AA">
            <w:pPr>
              <w:spacing w:after="240" w:before="240" w:line="360" w:lineRule="auto"/>
              <w:rPr>
                <w:color w:val="212121"/>
                <w:sz w:val="24"/>
                <w:szCs w:val="24"/>
              </w:rPr>
            </w:pPr>
            <w:commentRangeStart w:id="46"/>
            <w:r w:rsidDel="00000000" w:rsidR="00000000" w:rsidRPr="00000000">
              <w:rPr>
                <w:color w:val="212121"/>
                <w:sz w:val="24"/>
                <w:szCs w:val="24"/>
                <w:rtl w:val="0"/>
              </w:rPr>
              <w:t xml:space="preserve">Monday - Friday, 8:00 a.m. - 4:30 p.m. ET</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AB">
            <w:pPr>
              <w:pStyle w:val="Heading3"/>
              <w:keepNext w:val="0"/>
              <w:keepLines w:val="0"/>
              <w:spacing w:after="140" w:before="420" w:line="312" w:lineRule="auto"/>
              <w:ind w:right="0"/>
              <w:rPr>
                <w:b w:val="1"/>
                <w:color w:val="212121"/>
              </w:rPr>
            </w:pPr>
            <w:bookmarkStart w:colFirst="0" w:colLast="0" w:name="_2ub8id66fs7l" w:id="107"/>
            <w:bookmarkEnd w:id="107"/>
            <w:r w:rsidDel="00000000" w:rsidR="00000000" w:rsidRPr="00000000">
              <w:rPr>
                <w:b w:val="1"/>
                <w:color w:val="212121"/>
                <w:rtl w:val="0"/>
              </w:rPr>
              <w:t xml:space="preserve">Contact us</w:t>
            </w:r>
          </w:p>
          <w:p w:rsidR="00000000" w:rsidDel="00000000" w:rsidP="00000000" w:rsidRDefault="00000000" w:rsidRPr="00000000" w14:paraId="000001AC">
            <w:pPr>
              <w:spacing w:after="240" w:before="240" w:line="360" w:lineRule="auto"/>
              <w:rPr>
                <w:b w:val="1"/>
                <w:i w:val="1"/>
                <w:color w:val="212121"/>
                <w:sz w:val="24"/>
                <w:szCs w:val="24"/>
              </w:rPr>
            </w:pPr>
            <w:r w:rsidDel="00000000" w:rsidR="00000000" w:rsidRPr="00000000">
              <w:rPr>
                <w:b w:val="1"/>
                <w:i w:val="1"/>
                <w:color w:val="212121"/>
                <w:sz w:val="24"/>
                <w:szCs w:val="24"/>
                <w:rtl w:val="0"/>
              </w:rPr>
              <w:t xml:space="preserve">Phone</w:t>
            </w:r>
          </w:p>
          <w:p w:rsidR="00000000" w:rsidDel="00000000" w:rsidP="00000000" w:rsidRDefault="00000000" w:rsidRPr="00000000" w14:paraId="000001AD">
            <w:pPr>
              <w:spacing w:after="240" w:before="240" w:line="360" w:lineRule="auto"/>
              <w:rPr>
                <w:color w:val="212121"/>
                <w:sz w:val="24"/>
                <w:szCs w:val="24"/>
              </w:rPr>
            </w:pPr>
            <w:r w:rsidDel="00000000" w:rsidR="00000000" w:rsidRPr="00000000">
              <w:rPr>
                <w:color w:val="212121"/>
                <w:sz w:val="24"/>
                <w:szCs w:val="24"/>
                <w:rtl w:val="0"/>
              </w:rPr>
              <w:t xml:space="preserve">###</w:t>
            </w:r>
            <w:r w:rsidDel="00000000" w:rsidR="00000000" w:rsidRPr="00000000">
              <w:rPr>
                <w:color w:val="212121"/>
                <w:sz w:val="24"/>
                <w:szCs w:val="24"/>
                <w:rtl w:val="0"/>
              </w:rPr>
              <w:t xml:space="preserve">-###-####</w:t>
            </w:r>
          </w:p>
          <w:p w:rsidR="00000000" w:rsidDel="00000000" w:rsidP="00000000" w:rsidRDefault="00000000" w:rsidRPr="00000000" w14:paraId="000001AE">
            <w:pPr>
              <w:spacing w:after="240" w:before="240" w:line="360" w:lineRule="auto"/>
              <w:rPr>
                <w:b w:val="1"/>
                <w:color w:val="212121"/>
                <w:sz w:val="24"/>
                <w:szCs w:val="24"/>
              </w:rPr>
            </w:pPr>
            <w:commentRangeStart w:id="47"/>
            <w:r w:rsidDel="00000000" w:rsidR="00000000" w:rsidRPr="00000000">
              <w:rPr>
                <w:b w:val="1"/>
                <w:color w:val="212121"/>
                <w:sz w:val="24"/>
                <w:szCs w:val="24"/>
                <w:rtl w:val="0"/>
              </w:rPr>
              <w:t xml:space="preserve">Phone (TTY)</w:t>
            </w:r>
          </w:p>
          <w:p w:rsidR="00000000" w:rsidDel="00000000" w:rsidP="00000000" w:rsidRDefault="00000000" w:rsidRPr="00000000" w14:paraId="000001AF">
            <w:pPr>
              <w:spacing w:after="240" w:before="240" w:line="360" w:lineRule="auto"/>
              <w:rPr>
                <w:b w:val="1"/>
                <w:color w:val="212121"/>
                <w:sz w:val="24"/>
                <w:szCs w:val="24"/>
              </w:rPr>
            </w:pPr>
            <w:r w:rsidDel="00000000" w:rsidR="00000000" w:rsidRPr="00000000">
              <w:rPr>
                <w:color w:val="212121"/>
                <w:sz w:val="24"/>
                <w:szCs w:val="24"/>
                <w:rtl w:val="0"/>
              </w:rPr>
              <w:t xml:space="preserve">###-###-####</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B0">
            <w:pPr>
              <w:spacing w:after="240" w:before="240" w:line="360" w:lineRule="auto"/>
              <w:ind w:left="0" w:firstLine="0"/>
              <w:rPr>
                <w:color w:val="212121"/>
                <w:sz w:val="24"/>
                <w:szCs w:val="24"/>
              </w:rPr>
            </w:pPr>
            <w:r w:rsidDel="00000000" w:rsidR="00000000" w:rsidRPr="00000000">
              <w:rPr>
                <w:color w:val="212121"/>
                <w:sz w:val="24"/>
                <w:szCs w:val="24"/>
                <w:rtl w:val="0"/>
              </w:rPr>
              <w:br w:type="textWrapping"/>
            </w:r>
          </w:p>
        </w:tc>
      </w:tr>
    </w:tbl>
    <w:p w:rsidR="00000000" w:rsidDel="00000000" w:rsidP="00000000" w:rsidRDefault="00000000" w:rsidRPr="00000000" w14:paraId="000001B1">
      <w:pPr>
        <w:pStyle w:val="Heading2"/>
        <w:rPr/>
      </w:pPr>
      <w:bookmarkStart w:colFirst="0" w:colLast="0" w:name="_nnc3xkvzas0" w:id="108"/>
      <w:bookmarkEnd w:id="108"/>
      <w:r w:rsidDel="00000000" w:rsidR="00000000" w:rsidRPr="00000000">
        <w:rPr>
          <w:rtl w:val="0"/>
        </w:rPr>
      </w:r>
    </w:p>
    <w:p w:rsidR="00000000" w:rsidDel="00000000" w:rsidP="00000000" w:rsidRDefault="00000000" w:rsidRPr="00000000" w14:paraId="000001B2">
      <w:pPr>
        <w:pStyle w:val="Heading2"/>
        <w:rPr/>
      </w:pPr>
      <w:bookmarkStart w:colFirst="0" w:colLast="0" w:name="_cjsjjhmod52z" w:id="109"/>
      <w:bookmarkEnd w:id="109"/>
      <w:r w:rsidDel="00000000" w:rsidR="00000000" w:rsidRPr="00000000">
        <w:rPr>
          <w:rtl w:val="0"/>
        </w:rPr>
        <w:t xml:space="preserve">Appointment Button</w:t>
      </w:r>
      <w:r w:rsidDel="00000000" w:rsidR="00000000" w:rsidRPr="00000000">
        <w:rPr>
          <w:color w:val="980000"/>
          <w:rtl w:val="0"/>
        </w:rPr>
        <w:t xml:space="preserve"> </w:t>
      </w:r>
      <w:r w:rsidDel="00000000" w:rsidR="00000000" w:rsidRPr="00000000">
        <w:rPr>
          <w:color w:val="ff9900"/>
          <w:rtl w:val="0"/>
        </w:rPr>
        <w:t xml:space="preserve">(launches the Make an Appointment Page)</w:t>
      </w:r>
      <w:r w:rsidDel="00000000" w:rsidR="00000000" w:rsidRPr="00000000">
        <w:rPr>
          <w:rtl w:val="0"/>
        </w:rPr>
      </w:r>
    </w:p>
    <w:p w:rsidR="00000000" w:rsidDel="00000000" w:rsidP="00000000" w:rsidRDefault="00000000" w:rsidRPr="00000000" w14:paraId="000001B3">
      <w:pPr>
        <w:pStyle w:val="Heading2"/>
        <w:rPr>
          <w:color w:val="ff9900"/>
        </w:rPr>
      </w:pPr>
      <w:bookmarkStart w:colFirst="0" w:colLast="0" w:name="_1olqf0y8ifie" w:id="110"/>
      <w:bookmarkEnd w:id="110"/>
      <w:r w:rsidDel="00000000" w:rsidR="00000000" w:rsidRPr="00000000">
        <w:rPr>
          <w:rtl w:val="0"/>
        </w:rPr>
        <w:t xml:space="preserve">Service wait times </w:t>
      </w:r>
      <w:r w:rsidDel="00000000" w:rsidR="00000000" w:rsidRPr="00000000">
        <w:rPr>
          <w:color w:val="ff9900"/>
          <w:rtl w:val="0"/>
        </w:rPr>
        <w:t xml:space="preserve">(autopopulates)</w:t>
      </w:r>
    </w:p>
    <w:p w:rsidR="00000000" w:rsidDel="00000000" w:rsidP="00000000" w:rsidRDefault="00000000" w:rsidRPr="00000000" w14:paraId="000001B4">
      <w:pPr>
        <w:spacing w:line="360" w:lineRule="auto"/>
        <w:rPr/>
      </w:pPr>
      <w:r w:rsidDel="00000000" w:rsidR="00000000" w:rsidRPr="00000000">
        <w:rPr>
          <w:i w:val="1"/>
          <w:color w:val="999999"/>
          <w:rtl w:val="0"/>
        </w:rPr>
        <w:t xml:space="preserve">(</w:t>
      </w:r>
      <w:r w:rsidDel="00000000" w:rsidR="00000000" w:rsidRPr="00000000">
        <w:rPr>
          <w:i w:val="1"/>
          <w:color w:val="999999"/>
          <w:highlight w:val="white"/>
          <w:rtl w:val="0"/>
        </w:rPr>
        <w:t xml:space="preserve">only for: Audiology, Cardiology, Dermatology, Gastroenterology, Mental health, Gynecology, Ophthalmology, Optometry, Orthopedics, Primary care, Urology, Women's health)</w:t>
      </w: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360" w:lineRule="auto"/>
              <w:rPr>
                <w:i w:val="1"/>
                <w:color w:val="999999"/>
              </w:rPr>
            </w:pPr>
            <w:commentRangeStart w:id="48"/>
            <w:r w:rsidDel="00000000" w:rsidR="00000000" w:rsidRPr="00000000">
              <w:rPr>
                <w:i w:val="1"/>
                <w:color w:val="999999"/>
                <w:rtl w:val="0"/>
              </w:rPr>
              <w:t xml:space="preserve">&lt;Populated by API&gt;</w:t>
            </w:r>
            <w:commentRangeEnd w:id="48"/>
            <w:r w:rsidDel="00000000" w:rsidR="00000000" w:rsidRPr="00000000">
              <w:commentReference w:id="48"/>
            </w:r>
            <w:r w:rsidDel="00000000" w:rsidR="00000000" w:rsidRPr="00000000">
              <w:rPr>
                <w:rtl w:val="0"/>
              </w:rPr>
            </w:r>
          </w:p>
        </w:tc>
      </w:tr>
    </w:tbl>
    <w:p w:rsidR="00000000" w:rsidDel="00000000" w:rsidP="00000000" w:rsidRDefault="00000000" w:rsidRPr="00000000" w14:paraId="000001B6">
      <w:pPr>
        <w:spacing w:line="360" w:lineRule="auto"/>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spacing w:line="360" w:lineRule="auto"/>
        <w:ind w:left="0" w:firstLine="0"/>
        <w:rPr/>
      </w:pPr>
      <w:bookmarkStart w:colFirst="0" w:colLast="0" w:name="_2sc9dmj57mic" w:id="111"/>
      <w:bookmarkEnd w:id="111"/>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1"/>
        <w:spacing w:line="360" w:lineRule="auto"/>
        <w:ind w:left="0" w:firstLine="0"/>
        <w:rPr/>
      </w:pPr>
      <w:bookmarkStart w:colFirst="0" w:colLast="0" w:name="_10uux0suc7s5" w:id="112"/>
      <w:bookmarkEnd w:id="112"/>
      <w:r w:rsidDel="00000000" w:rsidR="00000000" w:rsidRPr="00000000">
        <w:rPr>
          <w:rtl w:val="0"/>
        </w:rPr>
      </w:r>
    </w:p>
    <w:p w:rsidR="00000000" w:rsidDel="00000000" w:rsidP="00000000" w:rsidRDefault="00000000" w:rsidRPr="00000000" w14:paraId="000001BE">
      <w:pPr>
        <w:pStyle w:val="Heading1"/>
        <w:spacing w:line="360" w:lineRule="auto"/>
        <w:ind w:left="0" w:firstLine="0"/>
        <w:rPr/>
      </w:pPr>
      <w:bookmarkStart w:colFirst="0" w:colLast="0" w:name="_gsklqgkau8zt" w:id="113"/>
      <w:bookmarkEnd w:id="113"/>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spacing w:line="360" w:lineRule="auto"/>
        <w:ind w:left="0" w:firstLine="0"/>
        <w:rPr/>
      </w:pPr>
      <w:bookmarkStart w:colFirst="0" w:colLast="0" w:name="_ezp3d2mj4l84" w:id="114"/>
      <w:bookmarkEnd w:id="114"/>
      <w:r w:rsidDel="00000000" w:rsidR="00000000" w:rsidRPr="00000000">
        <w:rPr>
          <w:rtl w:val="0"/>
        </w:rPr>
        <w:t xml:space="preserve">13. Support service</w:t>
      </w:r>
    </w:p>
    <w:p w:rsidR="00000000" w:rsidDel="00000000" w:rsidP="00000000" w:rsidRDefault="00000000" w:rsidRPr="00000000" w14:paraId="000001C0">
      <w:pPr>
        <w:spacing w:line="360" w:lineRule="auto"/>
        <w:rPr/>
      </w:pPr>
      <w:r w:rsidDel="00000000" w:rsidR="00000000" w:rsidRPr="00000000">
        <w:rPr>
          <w:rtl w:val="0"/>
        </w:rPr>
        <w:t xml:space="preserve">The Support Service Content Type will help you create a page for help desks, hotlines, etc, to be contextually placed alongside relevant content.</w:t>
      </w:r>
    </w:p>
    <w:p w:rsidR="00000000" w:rsidDel="00000000" w:rsidP="00000000" w:rsidRDefault="00000000" w:rsidRPr="00000000" w14:paraId="000001C1">
      <w:pPr>
        <w:spacing w:line="360" w:lineRule="auto"/>
        <w:rPr/>
      </w:pPr>
      <w:r w:rsidDel="00000000" w:rsidR="00000000" w:rsidRPr="00000000">
        <w:rPr>
          <w:rtl w:val="0"/>
        </w:rPr>
      </w:r>
    </w:p>
    <w:p w:rsidR="00000000" w:rsidDel="00000000" w:rsidP="00000000" w:rsidRDefault="00000000" w:rsidRPr="00000000" w14:paraId="000001C2">
      <w:pPr>
        <w:spacing w:line="360" w:lineRule="auto"/>
        <w:rPr/>
      </w:pPr>
      <w:r w:rsidDel="00000000" w:rsidR="00000000" w:rsidRPr="00000000">
        <w:rPr>
          <w:rtl w:val="0"/>
        </w:rPr>
      </w:r>
    </w:p>
    <w:p w:rsidR="00000000" w:rsidDel="00000000" w:rsidP="00000000" w:rsidRDefault="00000000" w:rsidRPr="00000000" w14:paraId="000001C3">
      <w:pPr>
        <w:spacing w:line="360" w:lineRule="auto"/>
        <w:ind w:left="0" w:firstLine="0"/>
        <w:rPr/>
      </w:pPr>
      <w:r w:rsidDel="00000000" w:rsidR="00000000" w:rsidRPr="00000000">
        <w:rPr>
          <w:rtl w:val="0"/>
        </w:rPr>
      </w:r>
    </w:p>
    <w:sectPr>
      <w:headerReference r:id="rId27" w:type="first"/>
      <w:footerReference r:id="rId28" w:type="default"/>
      <w:footerReference r:id="rId29"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e Saul" w:id="5" w:date="2019-08-20T22:21:41Z">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worth calling out the multiple audiences that VA sites serve (not just Veterans/caregivers, but practitioners, job seekers, etc.).</w:t>
      </w:r>
    </w:p>
  </w:comment>
  <w:comment w:author="Kate Saul" w:id="6" w:date="2019-08-20T22:22:27Z">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like this could benefit from elaboration — is this referring to continuous research?</w:t>
      </w:r>
    </w:p>
  </w:comment>
  <w:comment w:author="Meghana Khandekar" w:id="0" w:date="2019-08-21T17:55:53Z">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doc, you use "we" often. would it be worth spelling out who "we" is, and the timeframe / stage of this work we contributed to, for overall context-setting?</w:t>
      </w:r>
    </w:p>
  </w:comment>
  <w:comment w:author="Jane Newman" w:id="1" w:date="2019-08-23T22:52:03Z">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+meghana@navapbc.com a really good question. We need to sync with Andy and Jenn Lee to better understand how this guidance will be offered to facility authors and then identify who “we” is.</w:t>
      </w:r>
    </w:p>
  </w:comment>
  <w:comment w:author="Jane Newman" w:id="25" w:date="2019-05-16T13:21:15Z">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repeats comment ^</w:t>
      </w:r>
    </w:p>
  </w:comment>
  <w:comment w:author="Kate Saul" w:id="2" w:date="2019-08-20T21:44:24Z">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be open to switching from passive voice? "A multi-organization team developed a modernization strategy, which includes..."?</w:t>
      </w:r>
    </w:p>
  </w:comment>
  <w:comment w:author="Jane Newman" w:id="3" w:date="2019-08-23T22:57:23Z">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Made active</w:t>
      </w:r>
    </w:p>
  </w:comment>
  <w:comment w:author="Meghana Khandekar" w:id="9" w:date="2019-08-21T17:49:01Z">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that this is included. Does the original content live somewhere that we can link to?</w:t>
      </w:r>
    </w:p>
  </w:comment>
  <w:comment w:author="Jane Newman" w:id="11" w:date="2019-04-16T23:59:06Z">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show this? or is this not useful...</w:t>
      </w:r>
    </w:p>
  </w:comment>
  <w:comment w:author="Ryan Sibley" w:id="12" w:date="2019-08-26T21:18:33Z">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show it</w:t>
      </w:r>
    </w:p>
  </w:comment>
  <w:comment w:author="Jane Newman" w:id="41" w:date="2019-07-26T21:28:53Z">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Depending on the content use one of the recommended headings:</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Care we provide</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Services we provide</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we provide</w:t>
      </w:r>
    </w:p>
  </w:comment>
  <w:comment w:author="Kate Saul" w:id="42" w:date="2019-08-20T23:11:33Z">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And, per Andy's recommendation, these headings now include "...at VA Pittsburgh" (or, more generally, "at VA [location]" — e.g., "Care we provide at VA Pittsburgh."</w:t>
      </w:r>
    </w:p>
  </w:comment>
  <w:comment w:author="Kate Saul" w:id="30" w:date="2019-08-20T23:02:42Z">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worth providing guidance on things that should *not* be represented as stories? Or is this common knowledge?</w:t>
      </w:r>
    </w:p>
  </w:comment>
  <w:comment w:author="Jane Newman" w:id="19" w:date="2019-08-14T18:04:04Z">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some controversy about the accuracy of wait times, not sure if this feature is going into production.This needs to be confirmed with Andy</w:t>
      </w:r>
    </w:p>
  </w:comment>
  <w:comment w:author="Kate Saul" w:id="20" w:date="2019-08-20T22:27:45Z">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I didn't know about this controversy, but I like the inclusion of "if available" (which buys us a bit of wiggle room).</w:t>
      </w:r>
    </w:p>
  </w:comment>
  <w:comment w:author="Meghana Khandekar" w:id="10" w:date="2019-08-21T18:05:54Z">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are these? are you referring to the "Content Type Templates (Copy Decks)" section?</w:t>
      </w:r>
    </w:p>
  </w:comment>
  <w:comment w:author="Meghana Khandekar" w:id="7" w:date="2019-08-21T17:45:52Z">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are these from? IF they exist in the VA design system then can we link to the original content?</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quite see these here: https://design.va.gov/content-style-guide/content-principles</w:t>
      </w:r>
    </w:p>
  </w:comment>
  <w:comment w:author="Ryan Sibley" w:id="8" w:date="2019-08-26T21:17:56Z">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turns out they aren't published, per se. I  think they're OK for now.</w:t>
      </w:r>
    </w:p>
  </w:comment>
  <w:comment w:author="Meghana Khandekar" w:id="4" w:date="2019-08-21T16:47:35Z">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this</w:t>
      </w:r>
    </w:p>
  </w:comment>
  <w:comment w:author="Jane Newman" w:id="31" w:date="2019-04-17T16:07:12Z">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owner and office the same?</w:t>
      </w:r>
    </w:p>
  </w:comment>
  <w:comment w:author="Meghana Khandekar" w:id="32" w:date="2019-08-20T21:30:38Z">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+kevin.walsh@civicactions.com +jeff.brauer@agile6.com ?</w:t>
      </w:r>
    </w:p>
  </w:comment>
  <w:comment w:author="Jane Newman" w:id="46" w:date="2019-07-26T21:23:53Z">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Days and Hours the Service is open. If there is an on-call # that patients would need, include that too.</w:t>
      </w:r>
    </w:p>
  </w:comment>
  <w:comment w:author="Meghana Khandekar" w:id="40" w:date="2019-08-20T21:33:09Z">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have changed this to something else, lets use what's in Drupal now.</w:t>
      </w:r>
    </w:p>
  </w:comment>
  <w:comment w:author="Meghana Khandekar" w:id="37" w:date="2019-08-20T21:32:07Z">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+kevin.walsh@civicactions.com maybe this mostly satisfies what you were going to do later this week? is there anything missing?</w:t>
      </w:r>
    </w:p>
  </w:comment>
  <w:comment w:author="Meghana Khandekar" w:id="38" w:date="2019-08-20T21:32:52Z">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+jane.newman.va@gmail.com i love the legend / descriptions below the image!</w:t>
      </w:r>
    </w:p>
  </w:comment>
  <w:comment w:author="Kate Saul" w:id="39" w:date="2019-08-20T23:09:39Z">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ane Newman" w:id="44" w:date="2019-07-26T21:25:02Z">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Suggested heading for Location info</w:t>
      </w:r>
    </w:p>
  </w:comment>
  <w:comment w:author="Kate Saul" w:id="45" w:date="2019-08-20T23:12:04Z">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it!</w:t>
      </w:r>
    </w:p>
  </w:comment>
  <w:comment w:author="Jane Newman" w:id="47" w:date="2019-07-26T21:27:19Z">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TTY if available</w:t>
      </w:r>
    </w:p>
  </w:comment>
  <w:comment w:author="Jane Newman" w:id="21" w:date="2019-05-16T13:20:06Z">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Help. Not sure how wait time data and access will work and how we explain this to authors.</w:t>
      </w:r>
    </w:p>
  </w:comment>
  <w:comment w:author="Jeff Brauer" w:id="22" w:date="2019-07-29T18:28:14Z">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there will be a health service "ID" which really is the text string name of the service as it exists in the Facility API (for now). Editors shouldn't have to enter these often, if at all, unless a new service is added to the API.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wait times, we have a "Facility ID" which is entered as a field in drupal (again based on the data from the API and this can be found in the URL of a current facility page within the facility locator application on prod today)</w:t>
      </w:r>
    </w:p>
  </w:comment>
  <w:comment w:author="Jeff Brauer" w:id="23" w:date="2019-07-29T18:28:18Z">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https://www.va.gov/find-locations/</w:t>
      </w:r>
    </w:p>
  </w:comment>
  <w:comment w:author="Jeff Brauer" w:id="24" w:date="2019-07-29T18:28:50Z">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here where the ID is "nca_061"</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https://www.va.gov/find-locations/facility/nca_061</w:t>
      </w:r>
    </w:p>
  </w:comment>
  <w:comment w:author="Kate Saul" w:id="35" w:date="2019-08-20T23:08:22Z">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your thoughts re: adding information here about creating detail pages for services that require more than six bullets? Too in the weeds? (I'm also not sure if this practice is official policy...)</w:t>
      </w:r>
    </w:p>
  </w:comment>
  <w:comment w:author="Jane Newman" w:id="48" w:date="2019-05-16T20:00:56Z">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Dental, Mental Health Primary Care, Audiology, Dermatology, Ophthalmology, Audiology, Optometry, Orthopedics, Cardiology, Ophthalmology, Women'sHealth</w:t>
      </w:r>
    </w:p>
  </w:comment>
  <w:comment w:author="Meghana Khandekar" w:id="18" w:date="2019-08-21T18:32:09Z">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this can go later, like near Story or Publication? That way all the health related content types can appear together.</w:t>
      </w:r>
    </w:p>
  </w:comment>
  <w:comment w:author="Jane Newman" w:id="43" w:date="2019-05-17T15:32:13Z">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pick list/do these autopopulate? can't de determine from this screen https://dl.airtable.com/.attachmentThumbnails/05d5c21dbbd22503e970d6c319cb7951/ebd9838c</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@kevin.walsh@civicactions.com</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Kevin Walsh_</w:t>
      </w:r>
    </w:p>
  </w:comment>
  <w:comment w:author="Jane Newman" w:id="33" w:date="2019-04-17T16:21:11Z">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stubbed (not complete)</w:t>
      </w:r>
    </w:p>
  </w:comment>
  <w:comment w:author="Meghana Khandekar" w:id="34" w:date="2019-08-21T18:28:43Z">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an example of an Office page? nothing comes to mind!</w:t>
      </w:r>
    </w:p>
  </w:comment>
  <w:comment w:author="Jane Newman" w:id="13" w:date="2019-05-15T23:15:34Z">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@kevin.walsh@civicactions.com</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an updated version of this content model diagram?</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Kevin Walsh_</w:t>
      </w:r>
    </w:p>
  </w:comment>
  <w:comment w:author="Kevin Walsh" w:id="14" w:date="2019-05-15T23:28:45Z">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probably suggest this one for a broader audience: https://whimsical.co/PyatLZVHkA8QPxzuAqUEe8</w:t>
      </w:r>
    </w:p>
  </w:comment>
  <w:comment w:author="Kevin Walsh" w:id="15" w:date="2019-05-15T23:29:04Z">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need to update the ERD version tho, should be happening this sprint.</w:t>
      </w:r>
    </w:p>
  </w:comment>
  <w:comment w:author="Jane Newman" w:id="16" w:date="2019-05-15T23:36:00Z">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fine. the idea around this doc was to create detailed guidance for authors whether or not they author content in drupal. (ie, each section would be a copy deck for each of the content types in - dare i say it - MS Word)...this is still a working doc so just drop the graphic in when it's ready.   Thank you!</w:t>
      </w:r>
    </w:p>
  </w:comment>
  <w:comment w:author="Meghana Khandekar" w:id="17" w:date="2019-08-21T18:07:19Z">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+kevin.walsh@civicactions.com would you be able to update these two graphics to be either 1) current with current details, or 2) more generalized so that this doc could live on over time without the graphics being updated often?</w:t>
      </w:r>
    </w:p>
  </w:comment>
  <w:comment w:author="Jane Newman" w:id="27" w:date="2019-04-18T14:08:42Z">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from Summary to Description.Can we use same labels for meta description fields in the templates for all content types?</w:t>
      </w:r>
    </w:p>
  </w:comment>
  <w:comment w:author="Meghana Khandekar" w:id="28" w:date="2019-08-21T18:27:56Z">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saying you changed this just in this document? or are you saying you'd like this text field label to be updated in the CMS?  cc: +jeff.brauer@agile6.com +kevin.walsh@civicactions.com</w:t>
      </w:r>
    </w:p>
  </w:comment>
  <w:comment w:author="Jane Newman" w:id="29" w:date="2019-08-21T18:32:01Z">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we are going to use the guidance here for each content type because josh q has been working on the training docs. I just pulled all of the content type forms and their prompts a few months ago and tried to add a bit of context where I could. I have not checked to see if labels have changed since then so I’m sure there are discrepancies in addition to this one. Whether or not this is helpful should be determined with Kevin/Jeff and the</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 of the team.</w:t>
      </w:r>
    </w:p>
  </w:comment>
  <w:comment w:author="Kate Saul" w:id="36" w:date="2019-08-20T23:09:25Z">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feels redundant to the previous sentence!)</w:t>
      </w:r>
    </w:p>
  </w:comment>
  <w:comment w:author="Meghana Khandekar" w:id="26" w:date="2019-08-21T18:27:08Z">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sometimes they are called Detail pages (like for schedule an appt) and other times they are called Program pages. is it worth making the distinction? cc: +jeff.brauer@agile6.com +kevin.walsh@civicactions.com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itter">
    <w:embedRegular w:fontKey="{00000000-0000-0000-0000-000000000000}" r:id="rId1" w:subsetted="0"/>
    <w:embedBold w:fontKey="{00000000-0000-0000-0000-000000000000}" r:id="rId2" w:subsetted="0"/>
    <w:embedItalic w:fontKey="{00000000-0000-0000-0000-000000000000}" r:id="rId3" w:subsetted="0"/>
  </w:font>
  <w:font w:name="Courier"/>
  <w:font w:name="Source Sans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color w:val="999999"/>
        <w:sz w:val="16"/>
        <w:szCs w:val="16"/>
      </w:rPr>
    </w:pPr>
    <w:r w:rsidDel="00000000" w:rsidR="00000000" w:rsidRPr="00000000">
      <w:rPr>
        <w:rtl w:val="0"/>
      </w:rPr>
    </w:r>
  </w:p>
  <w:p w:rsidR="00000000" w:rsidDel="00000000" w:rsidP="00000000" w:rsidRDefault="00000000" w:rsidRPr="00000000" w14:paraId="000001C5">
    <w:pPr>
      <w:rPr>
        <w:color w:val="999999"/>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rPr>
        <w:color w:val="999999"/>
        <w:sz w:val="16"/>
        <w:szCs w:val="16"/>
      </w:rPr>
    </w:pPr>
    <w:r w:rsidDel="00000000" w:rsidR="00000000" w:rsidRPr="00000000">
      <w:rPr>
        <w:rtl w:val="0"/>
      </w:rPr>
    </w:r>
  </w:p>
  <w:p w:rsidR="00000000" w:rsidDel="00000000" w:rsidP="00000000" w:rsidRDefault="00000000" w:rsidRPr="00000000" w14:paraId="000001C7">
    <w:pPr>
      <w:rPr>
        <w:rFonts w:ascii="Bitter" w:cs="Bitter" w:eastAsia="Bitter" w:hAnsi="Bitter"/>
        <w:sz w:val="12"/>
        <w:szCs w:val="12"/>
      </w:rPr>
    </w:pPr>
    <w:r w:rsidDel="00000000" w:rsidR="00000000" w:rsidRPr="00000000">
      <w:rPr>
        <w:rFonts w:ascii="Bitter" w:cs="Bitter" w:eastAsia="Bitter" w:hAnsi="Bitter"/>
        <w:sz w:val="12"/>
        <w:szCs w:val="12"/>
        <w:rtl w:val="0"/>
      </w:rPr>
      <w:t xml:space="preserve">VA.gov Facility Website Relaunch | Digital Content Strategy</w:t>
    </w:r>
    <w:r w:rsidDel="00000000" w:rsidR="00000000" w:rsidRPr="00000000">
      <w:rPr>
        <w:rFonts w:ascii="Bitter" w:cs="Bitter" w:eastAsia="Bitter" w:hAnsi="Bitter"/>
        <w:sz w:val="12"/>
        <w:szCs w:val="12"/>
        <w:rtl w:val="0"/>
      </w:rPr>
      <w:tab/>
      <w:tab/>
      <w:tab/>
      <w:tab/>
      <w:tab/>
      <w:tab/>
      <w:tab/>
      <w:tab/>
      <w:tab/>
      <w:tab/>
      <w:tab/>
      <w:tab/>
      <w:tab/>
      <w:tab/>
      <w:tab/>
      <w:tab/>
      <w:tab/>
      <w:tab/>
      <w:tab/>
      <w:tab/>
      <w:tab/>
    </w:r>
    <w:r w:rsidDel="00000000" w:rsidR="00000000" w:rsidRPr="00000000">
      <w:rPr>
        <w:rFonts w:ascii="Bitter" w:cs="Bitter" w:eastAsia="Bitter" w:hAnsi="Bitter"/>
        <w:sz w:val="12"/>
        <w:szCs w:val="1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8">
    <w:pPr>
      <w:rPr>
        <w:rFonts w:ascii="Bitter" w:cs="Bitter" w:eastAsia="Bitter" w:hAnsi="Bitter"/>
        <w:sz w:val="12"/>
        <w:szCs w:val="12"/>
      </w:rPr>
    </w:pPr>
    <w:r w:rsidDel="00000000" w:rsidR="00000000" w:rsidRPr="00000000">
      <w:rPr>
        <w:rFonts w:ascii="Bitter" w:cs="Bitter" w:eastAsia="Bitter" w:hAnsi="Bitter"/>
        <w:sz w:val="12"/>
        <w:szCs w:val="12"/>
        <w:rtl w:val="0"/>
      </w:rPr>
      <w:t xml:space="preserve">Jane Newman</w:t>
      <w:tab/>
      <w:tab/>
      <w:tab/>
      <w:tab/>
      <w:tab/>
      <w:tab/>
      <w:tab/>
      <w:tab/>
      <w:tab/>
      <w:tab/>
      <w:tab/>
      <w:t xml:space="preserve">DRAFT/WIP</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jc w:val="right"/>
      <w:rPr/>
    </w:pPr>
    <w:r w:rsidDel="00000000" w:rsidR="00000000" w:rsidRPr="00000000">
      <w:rPr/>
      <w:drawing>
        <wp:inline distB="114300" distT="114300" distL="114300" distR="114300">
          <wp:extent cx="1143000" cy="742950"/>
          <wp:effectExtent b="0" l="0" r="0" t="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143000" cy="7429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rFonts w:ascii="Bitter" w:cs="Bitter" w:eastAsia="Bitter" w:hAnsi="Bitter"/>
      <w:sz w:val="40"/>
      <w:szCs w:val="40"/>
    </w:rPr>
  </w:style>
  <w:style w:type="paragraph" w:styleId="Heading2">
    <w:name w:val="heading 2"/>
    <w:basedOn w:val="Normal"/>
    <w:next w:val="Normal"/>
    <w:pPr>
      <w:keepNext w:val="1"/>
      <w:keepLines w:val="1"/>
      <w:spacing w:after="120" w:before="360" w:line="360" w:lineRule="auto"/>
    </w:pPr>
    <w:rPr>
      <w:rFonts w:ascii="Bitter" w:cs="Bitter" w:eastAsia="Bitter" w:hAnsi="Bitter"/>
      <w:sz w:val="32"/>
      <w:szCs w:val="32"/>
    </w:rPr>
  </w:style>
  <w:style w:type="paragraph" w:styleId="Heading3">
    <w:name w:val="heading 3"/>
    <w:basedOn w:val="Normal"/>
    <w:next w:val="Normal"/>
    <w:pPr>
      <w:keepNext w:val="1"/>
      <w:keepLines w:val="1"/>
      <w:spacing w:after="80" w:before="60" w:line="360" w:lineRule="auto"/>
      <w:ind w:right="-58"/>
    </w:pPr>
    <w:rPr>
      <w:rFonts w:ascii="Bitter" w:cs="Bitter" w:eastAsia="Bitter" w:hAnsi="Bitte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Bitter" w:cs="Bitter" w:eastAsia="Bitter" w:hAnsi="Bitter"/>
      <w:sz w:val="52"/>
      <w:szCs w:val="52"/>
    </w:rPr>
  </w:style>
  <w:style w:type="paragraph" w:styleId="Subtitle">
    <w:name w:val="Subtitle"/>
    <w:basedOn w:val="Normal"/>
    <w:next w:val="Normal"/>
    <w:pPr>
      <w:keepNext w:val="1"/>
      <w:keepLines w:val="1"/>
    </w:pPr>
    <w:rPr>
      <w:i w:val="1"/>
      <w:color w:val="66666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va.gov/find-locations/?zoomLevel=9&amp;page=1&amp;address=288%20Sidney%20Street%2C%20Cambridge%2C%20Massachusetts%2002139%2C%20United%20States&amp;location=undefined%2Cundefined&amp;context=Cambridge%2C%20Massachusetts%2002139%2C%20United%20States&amp;facilityType=health" TargetMode="External"/><Relationship Id="rId22" Type="http://schemas.openxmlformats.org/officeDocument/2006/relationships/hyperlink" Target="https://department-of-veterans-affairs.github.io/vets-design-system-documentation/components/process-list" TargetMode="External"/><Relationship Id="rId21" Type="http://schemas.openxmlformats.org/officeDocument/2006/relationships/hyperlink" Target="https://department-of-veterans-affairs.github.io/vets-design-system-documentation/components/accordions" TargetMode="External"/><Relationship Id="rId24" Type="http://schemas.openxmlformats.org/officeDocument/2006/relationships/image" Target="media/image2.png"/><Relationship Id="rId23" Type="http://schemas.openxmlformats.org/officeDocument/2006/relationships/hyperlink" Target="mailto:jane.newman3@va.gov"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ontent-guide.18f.gov/" TargetMode="External"/><Relationship Id="rId26" Type="http://schemas.openxmlformats.org/officeDocument/2006/relationships/hyperlink" Target="https://www.pittsburgh.va.gov/about/heinz-facility-map.asp" TargetMode="External"/><Relationship Id="rId25" Type="http://schemas.openxmlformats.org/officeDocument/2006/relationships/image" Target="media/image3.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hyperlink" Target="https://design.va.gov/content-style-guide/content-principles" TargetMode="External"/><Relationship Id="rId8" Type="http://schemas.openxmlformats.org/officeDocument/2006/relationships/hyperlink" Target="https://www.va.gov/playbook/editorial/" TargetMode="External"/><Relationship Id="rId11" Type="http://schemas.openxmlformats.org/officeDocument/2006/relationships/hyperlink" Target="https://health.gov/healthliteracyonline/" TargetMode="External"/><Relationship Id="rId10" Type="http://schemas.openxmlformats.org/officeDocument/2006/relationships/hyperlink" Target="https://plainlanguage.gov" TargetMode="External"/><Relationship Id="rId13" Type="http://schemas.openxmlformats.org/officeDocument/2006/relationships/hyperlink" Target="https://design.va.gov/content-style-guide/" TargetMode="External"/><Relationship Id="rId12" Type="http://schemas.openxmlformats.org/officeDocument/2006/relationships/hyperlink" Target="https://staging.va.gov/pittsburgh-health-care/"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hyperlink" Target="https://staging.va.gov/pittsburgh-health-care/locations/hj-heinz-campus/" TargetMode="External"/><Relationship Id="rId18" Type="http://schemas.openxmlformats.org/officeDocument/2006/relationships/hyperlink" Target="https://developer.va.gov/explore/facilities/docs/facilit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itter-regular.ttf"/><Relationship Id="rId2" Type="http://schemas.openxmlformats.org/officeDocument/2006/relationships/font" Target="fonts/Bitter-bold.ttf"/><Relationship Id="rId3" Type="http://schemas.openxmlformats.org/officeDocument/2006/relationships/font" Target="fonts/Bitter-italic.ttf"/><Relationship Id="rId4" Type="http://schemas.openxmlformats.org/officeDocument/2006/relationships/font" Target="fonts/SourceSansPro-regular.ttf"/><Relationship Id="rId5" Type="http://schemas.openxmlformats.org/officeDocument/2006/relationships/font" Target="fonts/SourceSansPro-bold.ttf"/><Relationship Id="rId6" Type="http://schemas.openxmlformats.org/officeDocument/2006/relationships/font" Target="fonts/SourceSansPro-italic.ttf"/><Relationship Id="rId7" Type="http://schemas.openxmlformats.org/officeDocument/2006/relationships/font" Target="fonts/SourceSans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