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F0A48" w14:textId="77777777" w:rsidR="00137D65" w:rsidRDefault="00A843B6">
      <w:r>
        <w:rPr>
          <w:noProof/>
        </w:rPr>
        <w:drawing>
          <wp:inline distT="0" distB="0" distL="0" distR="0" wp14:anchorId="1D266FC0" wp14:editId="6699E52D">
            <wp:extent cx="2134648" cy="1120691"/>
            <wp:effectExtent l="0" t="0" r="0" b="0"/>
            <wp:docPr id="4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2134648" cy="1120691"/>
                    </a:xfrm>
                    <a:prstGeom prst="rect">
                      <a:avLst/>
                    </a:prstGeom>
                    <a:ln/>
                  </pic:spPr>
                </pic:pic>
              </a:graphicData>
            </a:graphic>
          </wp:inline>
        </w:drawing>
      </w:r>
    </w:p>
    <w:p w14:paraId="79CA4FE2" w14:textId="77777777" w:rsidR="00137D65" w:rsidRDefault="00137D65"/>
    <w:p w14:paraId="6167883C" w14:textId="77777777" w:rsidR="00137D65" w:rsidRDefault="00137D65"/>
    <w:p w14:paraId="5BE25ECE" w14:textId="77777777" w:rsidR="004C4BC7" w:rsidRDefault="004C4BC7" w:rsidP="004C4BC7">
      <w:pPr>
        <w:pStyle w:val="Heading1"/>
        <w:rPr>
          <w:b/>
          <w:sz w:val="72"/>
          <w:szCs w:val="72"/>
        </w:rPr>
      </w:pPr>
      <w:bookmarkStart w:id="0" w:name="_jwcc1jfrgdbw" w:colFirst="0" w:colLast="0"/>
      <w:bookmarkEnd w:id="0"/>
      <w:r>
        <w:rPr>
          <w:b/>
          <w:sz w:val="72"/>
          <w:szCs w:val="72"/>
        </w:rPr>
        <w:t>Apply for VET TEC</w:t>
      </w:r>
    </w:p>
    <w:p w14:paraId="165BEC17" w14:textId="77777777" w:rsidR="004C4BC7" w:rsidRDefault="004C4BC7" w:rsidP="004C4BC7"/>
    <w:p w14:paraId="5F7CED5E" w14:textId="77777777" w:rsidR="004C4BC7" w:rsidRPr="004C4BC7" w:rsidRDefault="004C4BC7" w:rsidP="004C4BC7">
      <w:r>
        <w:t>VA Form 22-0994</w:t>
      </w:r>
    </w:p>
    <w:p w14:paraId="56AB2622" w14:textId="77777777" w:rsidR="00137D65" w:rsidRDefault="00137D65">
      <w:pPr>
        <w:rPr>
          <w:b/>
        </w:rPr>
      </w:pPr>
    </w:p>
    <w:p w14:paraId="7EE2D145" w14:textId="77777777" w:rsidR="00137D65" w:rsidRDefault="00D55FA8">
      <w:pPr>
        <w:rPr>
          <w:b/>
          <w:sz w:val="40"/>
          <w:szCs w:val="40"/>
        </w:rPr>
      </w:pPr>
      <w:r>
        <w:rPr>
          <w:noProof/>
        </w:rPr>
        <w:pict w14:anchorId="38F9D3AD">
          <v:rect id="_x0000_i1025" alt="" style="width:468pt;height:.05pt;mso-width-percent:0;mso-height-percent:0;mso-width-percent:0;mso-height-percent:0" o:hralign="center" o:hrstd="t" o:hr="t" fillcolor="#a0a0a0" stroked="f"/>
        </w:pict>
      </w:r>
    </w:p>
    <w:p w14:paraId="5E834BFC" w14:textId="77777777" w:rsidR="00137D65" w:rsidRDefault="00137D65">
      <w:pPr>
        <w:rPr>
          <w:b/>
          <w:sz w:val="40"/>
          <w:szCs w:val="40"/>
        </w:rPr>
      </w:pPr>
    </w:p>
    <w:p w14:paraId="6E06EF91" w14:textId="77777777" w:rsidR="00137D65" w:rsidRDefault="00137D65">
      <w:pPr>
        <w:rPr>
          <w:b/>
          <w:sz w:val="40"/>
          <w:szCs w:val="40"/>
        </w:rPr>
      </w:pPr>
    </w:p>
    <w:p w14:paraId="1B217288" w14:textId="77777777" w:rsidR="00137D65" w:rsidRDefault="00A843B6">
      <w:pPr>
        <w:rPr>
          <w:b/>
          <w:sz w:val="40"/>
          <w:szCs w:val="40"/>
        </w:rPr>
      </w:pPr>
      <w:r>
        <w:rPr>
          <w:b/>
          <w:sz w:val="40"/>
          <w:szCs w:val="40"/>
        </w:rPr>
        <w:t>What Is It?</w:t>
      </w:r>
    </w:p>
    <w:p w14:paraId="6D3391C3" w14:textId="77777777" w:rsidR="00137D65" w:rsidRDefault="007654E5">
      <w:pPr>
        <w:shd w:val="clear" w:color="auto" w:fill="FFFFFF"/>
        <w:spacing w:before="280" w:after="120"/>
        <w:rPr>
          <w:color w:val="323A45"/>
        </w:rPr>
      </w:pPr>
      <w:r>
        <w:rPr>
          <w:b/>
          <w:color w:val="323A45"/>
          <w:sz w:val="28"/>
          <w:szCs w:val="28"/>
        </w:rPr>
        <w:t>A Veteran will be able to apply for the Veteran Employment Through Education Technology Education Courses (VET TEC) Pilot Program online within the Va.gov education benefits application.   The following features will be included:</w:t>
      </w:r>
    </w:p>
    <w:p w14:paraId="6E6BD52E" w14:textId="77777777" w:rsidR="00137D65" w:rsidRDefault="00A843B6">
      <w:pPr>
        <w:shd w:val="clear" w:color="auto" w:fill="FFFFFF"/>
        <w:spacing w:before="280" w:after="120"/>
        <w:rPr>
          <w:color w:val="323A45"/>
        </w:rPr>
      </w:pPr>
      <w:r>
        <w:rPr>
          <w:color w:val="323A45"/>
        </w:rPr>
        <w:t xml:space="preserve">- </w:t>
      </w:r>
      <w:r w:rsidR="006C170D">
        <w:rPr>
          <w:color w:val="323A45"/>
        </w:rPr>
        <w:t>Veteran</w:t>
      </w:r>
      <w:r w:rsidR="007654E5">
        <w:rPr>
          <w:color w:val="323A45"/>
        </w:rPr>
        <w:t xml:space="preserve"> </w:t>
      </w:r>
      <w:r w:rsidR="006C170D">
        <w:rPr>
          <w:color w:val="323A45"/>
        </w:rPr>
        <w:t xml:space="preserve">can file an </w:t>
      </w:r>
      <w:r w:rsidR="007654E5">
        <w:rPr>
          <w:color w:val="323A45"/>
        </w:rPr>
        <w:t>application for VET TEC</w:t>
      </w:r>
      <w:r w:rsidR="006C170D">
        <w:rPr>
          <w:color w:val="323A45"/>
        </w:rPr>
        <w:t xml:space="preserve"> (VA Form 22-0994) online</w:t>
      </w:r>
    </w:p>
    <w:p w14:paraId="39DE42EB" w14:textId="77777777" w:rsidR="00137D65" w:rsidRDefault="00A843B6">
      <w:pPr>
        <w:shd w:val="clear" w:color="auto" w:fill="FFFFFF"/>
        <w:spacing w:before="280" w:after="120"/>
        <w:rPr>
          <w:color w:val="323A45"/>
        </w:rPr>
      </w:pPr>
      <w:r>
        <w:rPr>
          <w:color w:val="323A45"/>
        </w:rPr>
        <w:t>-</w:t>
      </w:r>
      <w:r w:rsidR="007654E5">
        <w:rPr>
          <w:color w:val="323A45"/>
        </w:rPr>
        <w:t xml:space="preserve"> Guided instruction and questions about military status, education history, employment history, VET TEC programs, banking information</w:t>
      </w:r>
    </w:p>
    <w:p w14:paraId="1EB9F8EE" w14:textId="77777777" w:rsidR="00137D65" w:rsidRDefault="00A843B6">
      <w:pPr>
        <w:shd w:val="clear" w:color="auto" w:fill="FFFFFF"/>
        <w:spacing w:before="280" w:after="120"/>
        <w:rPr>
          <w:color w:val="323A45"/>
        </w:rPr>
      </w:pPr>
      <w:r>
        <w:rPr>
          <w:color w:val="323A45"/>
        </w:rPr>
        <w:t xml:space="preserve">- </w:t>
      </w:r>
      <w:r w:rsidR="006C170D">
        <w:rPr>
          <w:color w:val="323A45"/>
        </w:rPr>
        <w:t>Integration with the existing Education Benefits Spool file so that any 0994 applications entered on va.gov will be transmitted accordingly</w:t>
      </w:r>
    </w:p>
    <w:p w14:paraId="5F8F87D8" w14:textId="77777777" w:rsidR="00137D65" w:rsidRDefault="006C170D">
      <w:pPr>
        <w:shd w:val="clear" w:color="auto" w:fill="FFFFFF"/>
        <w:spacing w:before="280" w:after="120"/>
        <w:rPr>
          <w:color w:val="323A45"/>
        </w:rPr>
      </w:pPr>
      <w:r>
        <w:rPr>
          <w:color w:val="323A45"/>
        </w:rPr>
        <w:t xml:space="preserve">- Integration with the existing Education daily file that includes the submission counts for each education form so that 0994 counts will also be included </w:t>
      </w:r>
    </w:p>
    <w:p w14:paraId="205B4AF4" w14:textId="77777777" w:rsidR="006C170D" w:rsidRDefault="006C170D">
      <w:pPr>
        <w:shd w:val="clear" w:color="auto" w:fill="FFFFFF"/>
        <w:spacing w:before="280" w:after="120"/>
        <w:rPr>
          <w:color w:val="323A45"/>
        </w:rPr>
      </w:pPr>
    </w:p>
    <w:p w14:paraId="6957322D" w14:textId="77777777" w:rsidR="00137D65" w:rsidRDefault="00A843B6">
      <w:pPr>
        <w:rPr>
          <w:i/>
        </w:rPr>
      </w:pPr>
      <w:r>
        <w:rPr>
          <w:i/>
        </w:rPr>
        <w:t>Target launch date</w:t>
      </w:r>
      <w:r w:rsidR="006C170D">
        <w:rPr>
          <w:i/>
        </w:rPr>
        <w:t>: March 1, 2019</w:t>
      </w:r>
    </w:p>
    <w:p w14:paraId="512CE9C0" w14:textId="77777777" w:rsidR="00137D65" w:rsidRDefault="00137D65">
      <w:pPr>
        <w:rPr>
          <w:i/>
        </w:rPr>
      </w:pPr>
    </w:p>
    <w:p w14:paraId="431038D3" w14:textId="77777777" w:rsidR="00137D65" w:rsidRDefault="00137D65"/>
    <w:p w14:paraId="6060DAD4" w14:textId="77777777" w:rsidR="00137D65" w:rsidRDefault="00137D65">
      <w:pPr>
        <w:rPr>
          <w:b/>
          <w:sz w:val="40"/>
          <w:szCs w:val="40"/>
        </w:rPr>
      </w:pPr>
    </w:p>
    <w:p w14:paraId="7EB7F198" w14:textId="77777777" w:rsidR="00137D65" w:rsidRDefault="00A843B6">
      <w:pPr>
        <w:rPr>
          <w:b/>
          <w:sz w:val="40"/>
          <w:szCs w:val="40"/>
        </w:rPr>
      </w:pPr>
      <w:r>
        <w:br w:type="page"/>
      </w:r>
    </w:p>
    <w:p w14:paraId="71BC5AB6" w14:textId="77777777" w:rsidR="00137D65" w:rsidRDefault="00A843B6">
      <w:pPr>
        <w:keepNext/>
        <w:keepLines/>
        <w:pBdr>
          <w:top w:val="nil"/>
          <w:left w:val="nil"/>
          <w:bottom w:val="nil"/>
          <w:right w:val="nil"/>
          <w:between w:val="nil"/>
        </w:pBdr>
        <w:spacing w:before="480" w:line="276" w:lineRule="auto"/>
        <w:rPr>
          <w:b/>
          <w:color w:val="000000"/>
          <w:sz w:val="28"/>
          <w:szCs w:val="28"/>
        </w:rPr>
      </w:pPr>
      <w:bookmarkStart w:id="1" w:name="_gjdgxs" w:colFirst="0" w:colLast="0"/>
      <w:bookmarkEnd w:id="1"/>
      <w:r>
        <w:rPr>
          <w:b/>
          <w:color w:val="000000"/>
          <w:sz w:val="28"/>
          <w:szCs w:val="28"/>
        </w:rPr>
        <w:lastRenderedPageBreak/>
        <w:t>Table of Contents</w:t>
      </w:r>
    </w:p>
    <w:sdt>
      <w:sdtPr>
        <w:id w:val="-2028018065"/>
        <w:docPartObj>
          <w:docPartGallery w:val="Table of Contents"/>
          <w:docPartUnique/>
        </w:docPartObj>
      </w:sdtPr>
      <w:sdtEndPr/>
      <w:sdtContent>
        <w:p w14:paraId="61F0FA1E" w14:textId="77777777" w:rsidR="00137D65" w:rsidRDefault="00A843B6" w:rsidP="008430AA">
          <w:pPr>
            <w:tabs>
              <w:tab w:val="right" w:pos="9360"/>
            </w:tabs>
            <w:spacing w:before="80"/>
          </w:pPr>
          <w:r>
            <w:fldChar w:fldCharType="begin"/>
          </w:r>
          <w:r>
            <w:instrText xml:space="preserve"> TOC \h \u \z </w:instrText>
          </w:r>
          <w:r>
            <w:fldChar w:fldCharType="separate"/>
          </w:r>
          <w:hyperlink w:anchor="_30j0zll">
            <w:r>
              <w:rPr>
                <w:b/>
              </w:rPr>
              <w:t>User</w:t>
            </w:r>
            <w:r>
              <w:rPr>
                <w:b/>
              </w:rPr>
              <w:t xml:space="preserve"> </w:t>
            </w:r>
            <w:r>
              <w:rPr>
                <w:b/>
              </w:rPr>
              <w:t>Access</w:t>
            </w:r>
          </w:hyperlink>
          <w:r>
            <w:rPr>
              <w:b/>
            </w:rPr>
            <w:tab/>
          </w:r>
          <w:r>
            <w:fldChar w:fldCharType="begin"/>
          </w:r>
          <w:r>
            <w:instrText xml:space="preserve"> PAGEREF _30j0zll \h </w:instrText>
          </w:r>
          <w:r>
            <w:fldChar w:fldCharType="separate"/>
          </w:r>
          <w:r>
            <w:rPr>
              <w:b/>
            </w:rPr>
            <w:t>3</w:t>
          </w:r>
          <w:r>
            <w:fldChar w:fldCharType="end"/>
          </w:r>
        </w:p>
        <w:p w14:paraId="74B8306E" w14:textId="77777777" w:rsidR="00137D65" w:rsidRDefault="00D55FA8">
          <w:pPr>
            <w:tabs>
              <w:tab w:val="right" w:pos="9360"/>
            </w:tabs>
            <w:spacing w:before="60"/>
            <w:ind w:left="360"/>
          </w:pPr>
          <w:hyperlink w:anchor="_1fob9te">
            <w:r w:rsidR="00A843B6">
              <w:t>Who can access these tools?</w:t>
            </w:r>
          </w:hyperlink>
          <w:r w:rsidR="00A843B6">
            <w:tab/>
          </w:r>
          <w:r w:rsidR="00A843B6">
            <w:fldChar w:fldCharType="begin"/>
          </w:r>
          <w:r w:rsidR="00A843B6">
            <w:instrText xml:space="preserve"> PAGEREF _1fob9te \h </w:instrText>
          </w:r>
          <w:r w:rsidR="00A843B6">
            <w:fldChar w:fldCharType="separate"/>
          </w:r>
          <w:r w:rsidR="00A843B6">
            <w:t>3</w:t>
          </w:r>
          <w:r w:rsidR="00A843B6">
            <w:fldChar w:fldCharType="end"/>
          </w:r>
        </w:p>
        <w:p w14:paraId="5926DC81" w14:textId="77777777" w:rsidR="00137D65" w:rsidRDefault="00D55FA8">
          <w:pPr>
            <w:tabs>
              <w:tab w:val="right" w:pos="9360"/>
            </w:tabs>
            <w:spacing w:before="60"/>
            <w:ind w:left="360"/>
          </w:pPr>
          <w:hyperlink w:anchor="_3znysh7">
            <w:r w:rsidR="00A843B6">
              <w:t>How can users access these tools?</w:t>
            </w:r>
          </w:hyperlink>
          <w:r w:rsidR="00A843B6">
            <w:tab/>
          </w:r>
          <w:r w:rsidR="00A843B6">
            <w:fldChar w:fldCharType="begin"/>
          </w:r>
          <w:r w:rsidR="00A843B6">
            <w:instrText xml:space="preserve"> PAGEREF _3znysh7 \h </w:instrText>
          </w:r>
          <w:r w:rsidR="00A843B6">
            <w:fldChar w:fldCharType="separate"/>
          </w:r>
          <w:r w:rsidR="00A843B6">
            <w:t>3</w:t>
          </w:r>
          <w:r w:rsidR="00A843B6">
            <w:fldChar w:fldCharType="end"/>
          </w:r>
        </w:p>
        <w:p w14:paraId="42E6141C" w14:textId="77777777" w:rsidR="00137D65" w:rsidRDefault="00D55FA8">
          <w:pPr>
            <w:tabs>
              <w:tab w:val="right" w:pos="9360"/>
            </w:tabs>
            <w:spacing w:before="200"/>
          </w:pPr>
          <w:hyperlink w:anchor="_zdd0ascrgqq">
            <w:r w:rsidR="00A843B6">
              <w:rPr>
                <w:b/>
              </w:rPr>
              <w:t>Navigation</w:t>
            </w:r>
          </w:hyperlink>
          <w:r w:rsidR="00A843B6">
            <w:rPr>
              <w:b/>
            </w:rPr>
            <w:tab/>
          </w:r>
          <w:r w:rsidR="00A843B6">
            <w:fldChar w:fldCharType="begin"/>
          </w:r>
          <w:r w:rsidR="00A843B6">
            <w:instrText xml:space="preserve"> PAGEREF _zdd0ascrgqq \h </w:instrText>
          </w:r>
          <w:r w:rsidR="00A843B6">
            <w:fldChar w:fldCharType="separate"/>
          </w:r>
          <w:r w:rsidR="00A843B6">
            <w:rPr>
              <w:b/>
            </w:rPr>
            <w:t>4</w:t>
          </w:r>
          <w:r w:rsidR="00A843B6">
            <w:fldChar w:fldCharType="end"/>
          </w:r>
        </w:p>
        <w:p w14:paraId="464E01D3" w14:textId="7886DC03" w:rsidR="00137D65" w:rsidRDefault="00D55FA8">
          <w:pPr>
            <w:tabs>
              <w:tab w:val="right" w:pos="9360"/>
            </w:tabs>
            <w:spacing w:before="200"/>
          </w:pPr>
          <w:hyperlink w:anchor="_xlu9qhk6f4qn">
            <w:r w:rsidR="00A843B6">
              <w:rPr>
                <w:b/>
              </w:rPr>
              <w:t>Functionality</w:t>
            </w:r>
          </w:hyperlink>
          <w:r w:rsidR="00A843B6">
            <w:rPr>
              <w:b/>
            </w:rPr>
            <w:tab/>
          </w:r>
          <w:r w:rsidR="002C6F75">
            <w:t>5</w:t>
          </w:r>
        </w:p>
        <w:p w14:paraId="39A8CF46" w14:textId="77777777" w:rsidR="00137D65" w:rsidRDefault="00A843B6">
          <w:pPr>
            <w:tabs>
              <w:tab w:val="right" w:pos="9360"/>
            </w:tabs>
            <w:spacing w:before="60" w:after="80"/>
            <w:ind w:left="360"/>
          </w:pPr>
          <w:r>
            <w:tab/>
          </w:r>
          <w:r>
            <w:fldChar w:fldCharType="end"/>
          </w:r>
        </w:p>
      </w:sdtContent>
    </w:sdt>
    <w:p w14:paraId="1C247F2F" w14:textId="77777777" w:rsidR="00137D65" w:rsidRDefault="00A843B6">
      <w:pPr>
        <w:rPr>
          <w:b/>
          <w:sz w:val="40"/>
          <w:szCs w:val="40"/>
        </w:rPr>
      </w:pPr>
      <w:r>
        <w:br w:type="page"/>
      </w:r>
    </w:p>
    <w:p w14:paraId="3F2FDDE1" w14:textId="77777777" w:rsidR="00137D65" w:rsidRDefault="00A843B6">
      <w:pPr>
        <w:pStyle w:val="Heading1"/>
        <w:spacing w:after="240"/>
      </w:pPr>
      <w:bookmarkStart w:id="2" w:name="_30j0zll" w:colFirst="0" w:colLast="0"/>
      <w:bookmarkEnd w:id="2"/>
      <w:r>
        <w:lastRenderedPageBreak/>
        <w:t>User Access</w:t>
      </w:r>
    </w:p>
    <w:p w14:paraId="2A5FD63C" w14:textId="77777777" w:rsidR="00137D65" w:rsidRDefault="00A843B6">
      <w:pPr>
        <w:pStyle w:val="Heading2"/>
      </w:pPr>
      <w:bookmarkStart w:id="3" w:name="_1fob9te" w:colFirst="0" w:colLast="0"/>
      <w:bookmarkEnd w:id="3"/>
      <w:r>
        <w:t>Who can access these tools?</w:t>
      </w:r>
    </w:p>
    <w:p w14:paraId="39AA78F0" w14:textId="77777777" w:rsidR="00137D65" w:rsidRDefault="00137D65"/>
    <w:p w14:paraId="5BEE716B" w14:textId="77777777" w:rsidR="00137D65" w:rsidRDefault="00A843B6">
      <w:r>
        <w:t>Veterans who are signed in with the highest level of identity verification on VA.gov (LOA3</w:t>
      </w:r>
      <w:proofErr w:type="gramStart"/>
      <w:r>
        <w:t>), and</w:t>
      </w:r>
      <w:proofErr w:type="gramEnd"/>
      <w:r>
        <w:t xml:space="preserve"> are found in the Master Veteran Index (MVI).</w:t>
      </w:r>
    </w:p>
    <w:p w14:paraId="6581F4BA" w14:textId="77777777" w:rsidR="00137D65" w:rsidRDefault="00137D65"/>
    <w:p w14:paraId="45968220" w14:textId="77777777" w:rsidR="00137D65" w:rsidRDefault="00A843B6">
      <w:pPr>
        <w:pStyle w:val="Heading2"/>
      </w:pPr>
      <w:bookmarkStart w:id="4" w:name="_3znysh7" w:colFirst="0" w:colLast="0"/>
      <w:bookmarkEnd w:id="4"/>
      <w:r>
        <w:t>How can users access these tools?</w:t>
      </w:r>
    </w:p>
    <w:p w14:paraId="3A0AD773" w14:textId="77777777" w:rsidR="00137D65" w:rsidRDefault="00137D65"/>
    <w:p w14:paraId="4CF817BD" w14:textId="77777777" w:rsidR="00137D65" w:rsidRDefault="00A843B6">
      <w:r>
        <w:t>Users can sign in using their DS Logon Premium, MHV Premium, or ID.me accounts. They need to be registered as LOA3 users and found in MVI.</w:t>
      </w:r>
    </w:p>
    <w:p w14:paraId="64B39A01" w14:textId="77777777" w:rsidR="00137D65" w:rsidRDefault="00137D65"/>
    <w:p w14:paraId="59280B3A" w14:textId="77777777" w:rsidR="00137D65" w:rsidRDefault="00137D65"/>
    <w:p w14:paraId="70439B5D" w14:textId="77777777" w:rsidR="00137D65" w:rsidRDefault="00A843B6">
      <w:r>
        <w:rPr>
          <w:noProof/>
        </w:rPr>
        <w:drawing>
          <wp:inline distT="114300" distB="114300" distL="114300" distR="114300" wp14:anchorId="54CDDC41" wp14:editId="788785EC">
            <wp:extent cx="2566988" cy="2632808"/>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566988" cy="2632808"/>
                    </a:xfrm>
                    <a:prstGeom prst="rect">
                      <a:avLst/>
                    </a:prstGeom>
                    <a:ln/>
                  </pic:spPr>
                </pic:pic>
              </a:graphicData>
            </a:graphic>
          </wp:inline>
        </w:drawing>
      </w:r>
    </w:p>
    <w:p w14:paraId="6CAC432E" w14:textId="77777777" w:rsidR="00137D65" w:rsidRDefault="00137D65"/>
    <w:p w14:paraId="279A3A6B" w14:textId="77777777" w:rsidR="00137D65" w:rsidRDefault="00137D65"/>
    <w:p w14:paraId="62BFD457" w14:textId="77777777" w:rsidR="00137D65" w:rsidRDefault="00137D65"/>
    <w:p w14:paraId="7441F3A8" w14:textId="77777777" w:rsidR="00137D65" w:rsidRDefault="00137D65"/>
    <w:p w14:paraId="212D5D02" w14:textId="77777777" w:rsidR="00137D65" w:rsidRDefault="00137D65"/>
    <w:p w14:paraId="6455DBA2" w14:textId="77777777" w:rsidR="00137D65" w:rsidRDefault="00137D65"/>
    <w:p w14:paraId="4CD7C1BF" w14:textId="77777777" w:rsidR="00137D65" w:rsidRDefault="00137D65"/>
    <w:p w14:paraId="0C30ABCF" w14:textId="77777777" w:rsidR="00137D65" w:rsidRDefault="00137D65"/>
    <w:p w14:paraId="423BDB7F" w14:textId="77777777" w:rsidR="00137D65" w:rsidRDefault="00137D65"/>
    <w:p w14:paraId="0D6072ED" w14:textId="77777777" w:rsidR="00137D65" w:rsidRDefault="00137D65"/>
    <w:p w14:paraId="4825B521" w14:textId="77777777" w:rsidR="00137D65" w:rsidRDefault="00137D65"/>
    <w:p w14:paraId="69A29451" w14:textId="77777777" w:rsidR="00137D65" w:rsidRDefault="00137D65"/>
    <w:p w14:paraId="1D20E5C2" w14:textId="77777777" w:rsidR="00137D65" w:rsidRDefault="00137D65"/>
    <w:p w14:paraId="121B0065" w14:textId="77777777" w:rsidR="00CD2580" w:rsidRDefault="00CD2580">
      <w:pPr>
        <w:pStyle w:val="Heading1"/>
      </w:pPr>
      <w:bookmarkStart w:id="5" w:name="_zdd0ascrgqq" w:colFirst="0" w:colLast="0"/>
      <w:bookmarkEnd w:id="5"/>
    </w:p>
    <w:p w14:paraId="30EAF005" w14:textId="77777777" w:rsidR="00137D65" w:rsidRDefault="00A843B6">
      <w:pPr>
        <w:pStyle w:val="Heading1"/>
      </w:pPr>
      <w:r>
        <w:t>Navigation</w:t>
      </w:r>
    </w:p>
    <w:p w14:paraId="4006B4AD" w14:textId="77777777" w:rsidR="00137D65" w:rsidRDefault="00137D65"/>
    <w:p w14:paraId="5C4E27EA" w14:textId="77777777" w:rsidR="00137D65" w:rsidRDefault="00A843B6">
      <w:r>
        <w:rPr>
          <w:b/>
        </w:rPr>
        <w:t>Direct url:</w:t>
      </w:r>
      <w:r>
        <w:t xml:space="preserve"> </w:t>
      </w:r>
      <w:hyperlink r:id="rId9" w:history="1">
        <w:r w:rsidR="00CD2580" w:rsidRPr="00D45EEC">
          <w:rPr>
            <w:rStyle w:val="Hyperlink"/>
          </w:rPr>
          <w:t>https://va.gov/education/apply-for-education-benefits/application/0994/introduction</w:t>
        </w:r>
      </w:hyperlink>
      <w:r w:rsidR="00CD2580">
        <w:t xml:space="preserve"> </w:t>
      </w:r>
    </w:p>
    <w:p w14:paraId="3D5E1865" w14:textId="77777777" w:rsidR="00137D65" w:rsidRDefault="00137D65"/>
    <w:p w14:paraId="5DDAB31B" w14:textId="77777777" w:rsidR="00137D65" w:rsidRDefault="00A843B6">
      <w:r>
        <w:t>or</w:t>
      </w:r>
    </w:p>
    <w:p w14:paraId="2A15F989" w14:textId="77777777" w:rsidR="00137D65" w:rsidRDefault="00137D65"/>
    <w:p w14:paraId="2812D7BC" w14:textId="77777777" w:rsidR="00137D65" w:rsidRDefault="00A843B6">
      <w:r>
        <w:t xml:space="preserve">The link for the </w:t>
      </w:r>
      <w:r w:rsidR="0059191E">
        <w:t>Education benefit</w:t>
      </w:r>
      <w:r>
        <w:t xml:space="preserve"> application can be found on the </w:t>
      </w:r>
      <w:r>
        <w:rPr>
          <w:b/>
        </w:rPr>
        <w:t>VA.gov</w:t>
      </w:r>
      <w:r>
        <w:t xml:space="preserve"> homepage.</w:t>
      </w:r>
    </w:p>
    <w:p w14:paraId="75EB0E67" w14:textId="77777777" w:rsidR="00137D65" w:rsidRDefault="00137D65"/>
    <w:p w14:paraId="55946DB8" w14:textId="77777777" w:rsidR="00137D65" w:rsidRDefault="00137D65"/>
    <w:p w14:paraId="3A41FFB0" w14:textId="77777777" w:rsidR="00137D65" w:rsidRDefault="00CD2580">
      <w:r w:rsidRPr="00CD2580">
        <w:rPr>
          <w:noProof/>
        </w:rPr>
        <w:drawing>
          <wp:inline distT="0" distB="0" distL="0" distR="0" wp14:anchorId="0229A68C" wp14:editId="12E70D6C">
            <wp:extent cx="5943600" cy="4383405"/>
            <wp:effectExtent l="12700" t="12700" r="1270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83405"/>
                    </a:xfrm>
                    <a:prstGeom prst="rect">
                      <a:avLst/>
                    </a:prstGeom>
                    <a:ln>
                      <a:solidFill>
                        <a:schemeClr val="accent1"/>
                      </a:solidFill>
                    </a:ln>
                  </pic:spPr>
                </pic:pic>
              </a:graphicData>
            </a:graphic>
          </wp:inline>
        </w:drawing>
      </w:r>
    </w:p>
    <w:p w14:paraId="10FAE698" w14:textId="77777777" w:rsidR="00137D65" w:rsidRDefault="00137D65"/>
    <w:p w14:paraId="046D1F07" w14:textId="77777777" w:rsidR="00137D65" w:rsidRDefault="00137D65"/>
    <w:p w14:paraId="694BFFCB" w14:textId="77777777" w:rsidR="00137D65" w:rsidRDefault="00137D65"/>
    <w:p w14:paraId="23A10E0D" w14:textId="77777777" w:rsidR="00137D65" w:rsidRDefault="00137D65"/>
    <w:p w14:paraId="74A4D380" w14:textId="77777777" w:rsidR="00137D65" w:rsidRDefault="00137D65"/>
    <w:p w14:paraId="7252B9FA" w14:textId="77777777" w:rsidR="00137D65" w:rsidRDefault="00137D65"/>
    <w:p w14:paraId="6AB59BFC" w14:textId="77777777" w:rsidR="00137D65" w:rsidRDefault="00137D65"/>
    <w:p w14:paraId="542E0F9A" w14:textId="77777777" w:rsidR="00137D65" w:rsidRDefault="00137D65"/>
    <w:p w14:paraId="061966DB" w14:textId="77777777" w:rsidR="00137D65" w:rsidRDefault="00137D65"/>
    <w:p w14:paraId="178BA638" w14:textId="77777777" w:rsidR="00137D65" w:rsidRDefault="00137D65"/>
    <w:p w14:paraId="637470D5" w14:textId="77777777" w:rsidR="00137D65" w:rsidRDefault="00137D65"/>
    <w:p w14:paraId="051987F4" w14:textId="77777777" w:rsidR="00137D65" w:rsidRDefault="00137D65"/>
    <w:p w14:paraId="3F8156AF" w14:textId="77777777" w:rsidR="00137D65" w:rsidRDefault="00137D65">
      <w:bookmarkStart w:id="6" w:name="_yhthqc3w0615" w:colFirst="0" w:colLast="0"/>
      <w:bookmarkEnd w:id="6"/>
    </w:p>
    <w:p w14:paraId="5FE75682" w14:textId="77777777" w:rsidR="00137D65" w:rsidRDefault="00A843B6">
      <w:pPr>
        <w:pStyle w:val="Heading1"/>
      </w:pPr>
      <w:bookmarkStart w:id="7" w:name="_xlu9qhk6f4qn" w:colFirst="0" w:colLast="0"/>
      <w:bookmarkEnd w:id="7"/>
      <w:r>
        <w:t>Functionality</w:t>
      </w:r>
    </w:p>
    <w:p w14:paraId="48EE9863" w14:textId="77777777" w:rsidR="00137D65" w:rsidRDefault="00137D65"/>
    <w:p w14:paraId="0458DBAB" w14:textId="77777777" w:rsidR="00137D65" w:rsidRDefault="00D55FA8">
      <w:pPr>
        <w:rPr>
          <w:color w:val="1155CC"/>
          <w:u w:val="single"/>
        </w:rPr>
      </w:pPr>
      <w:hyperlink r:id="rId11" w:history="1">
        <w:r w:rsidR="00CD2580" w:rsidRPr="00D45EEC">
          <w:rPr>
            <w:rStyle w:val="Hyperlink"/>
          </w:rPr>
          <w:t>https://staging.va.gov/education/how-to-apply/</w:t>
        </w:r>
      </w:hyperlink>
    </w:p>
    <w:p w14:paraId="5FEFF075" w14:textId="77777777" w:rsidR="00CD2580" w:rsidRDefault="00CD2580"/>
    <w:p w14:paraId="12E8A155" w14:textId="77777777" w:rsidR="00137D65" w:rsidRDefault="00A843B6">
      <w:pPr>
        <w:rPr>
          <w:b/>
          <w:sz w:val="36"/>
          <w:szCs w:val="36"/>
        </w:rPr>
      </w:pPr>
      <w:r>
        <w:rPr>
          <w:b/>
          <w:sz w:val="36"/>
          <w:szCs w:val="36"/>
        </w:rPr>
        <w:t xml:space="preserve">Part 1: </w:t>
      </w:r>
      <w:r w:rsidR="00CD2580">
        <w:rPr>
          <w:b/>
          <w:sz w:val="36"/>
          <w:szCs w:val="36"/>
        </w:rPr>
        <w:t>How do I apply?</w:t>
      </w:r>
    </w:p>
    <w:p w14:paraId="0181F1C8" w14:textId="77777777" w:rsidR="00137D65" w:rsidRDefault="00A843B6">
      <w:r>
        <w:t xml:space="preserve">On this screen the Veteran </w:t>
      </w:r>
      <w:r w:rsidR="00CD2580">
        <w:t xml:space="preserve">will answer a few questions in order to determine which </w:t>
      </w:r>
      <w:proofErr w:type="spellStart"/>
      <w:r w:rsidR="00CD2580">
        <w:t>eduction</w:t>
      </w:r>
      <w:proofErr w:type="spellEnd"/>
      <w:r w:rsidR="00CD2580">
        <w:t xml:space="preserve"> benefits are pertinent for them.   The Veteran must indicate they are, in fact, a Veteran and select that they are applying for VET TEC. </w:t>
      </w:r>
    </w:p>
    <w:p w14:paraId="71252619" w14:textId="77777777" w:rsidR="00CD2580" w:rsidRDefault="00CD2580"/>
    <w:p w14:paraId="39337FE0" w14:textId="77777777" w:rsidR="00CD2580" w:rsidRDefault="00CD2580">
      <w:r w:rsidRPr="00CD2580">
        <w:rPr>
          <w:noProof/>
        </w:rPr>
        <w:drawing>
          <wp:inline distT="0" distB="0" distL="0" distR="0" wp14:anchorId="44FAA36E" wp14:editId="5E5C9078">
            <wp:extent cx="4153777" cy="5115891"/>
            <wp:effectExtent l="12700" t="12700" r="12065" b="152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7653" cy="5120664"/>
                    </a:xfrm>
                    <a:prstGeom prst="rect">
                      <a:avLst/>
                    </a:prstGeom>
                    <a:ln>
                      <a:solidFill>
                        <a:schemeClr val="accent1"/>
                      </a:solidFill>
                    </a:ln>
                  </pic:spPr>
                </pic:pic>
              </a:graphicData>
            </a:graphic>
          </wp:inline>
        </w:drawing>
      </w:r>
    </w:p>
    <w:p w14:paraId="07BD7DE2" w14:textId="77777777" w:rsidR="00137D65" w:rsidRDefault="00137D65"/>
    <w:p w14:paraId="0B9301D9" w14:textId="77777777" w:rsidR="00CD2580" w:rsidRDefault="00CD2580">
      <w:pPr>
        <w:rPr>
          <w:b/>
        </w:rPr>
      </w:pPr>
    </w:p>
    <w:p w14:paraId="21BAA4E5" w14:textId="77777777" w:rsidR="00CD2580" w:rsidRDefault="00CD2580">
      <w:pPr>
        <w:rPr>
          <w:b/>
        </w:rPr>
      </w:pPr>
    </w:p>
    <w:p w14:paraId="1054AE79" w14:textId="77777777" w:rsidR="00CD2580" w:rsidRDefault="00CD2580">
      <w:pPr>
        <w:rPr>
          <w:b/>
        </w:rPr>
      </w:pPr>
    </w:p>
    <w:p w14:paraId="1BB62429" w14:textId="0309B153" w:rsidR="00CD2580" w:rsidRDefault="00CD2580" w:rsidP="00CD2580">
      <w:pPr>
        <w:rPr>
          <w:b/>
          <w:sz w:val="36"/>
          <w:szCs w:val="36"/>
        </w:rPr>
      </w:pPr>
      <w:r>
        <w:rPr>
          <w:b/>
          <w:sz w:val="36"/>
          <w:szCs w:val="36"/>
        </w:rPr>
        <w:t>Part 2: Introduction/Veteran Profile</w:t>
      </w:r>
    </w:p>
    <w:p w14:paraId="35960852" w14:textId="77777777" w:rsidR="00CD2580" w:rsidRDefault="00CD2580" w:rsidP="00CD2580">
      <w:r>
        <w:t>The next screen is a brief introduction for the Veteran.  It explains a little more about the VET TEC application process and what is needed in order to complete it online.</w:t>
      </w:r>
    </w:p>
    <w:p w14:paraId="57C9F9F2" w14:textId="77777777" w:rsidR="00CD2580" w:rsidRDefault="00CD2580" w:rsidP="00CD2580"/>
    <w:p w14:paraId="1742ED17" w14:textId="36AE2844" w:rsidR="00CE47C0" w:rsidRDefault="00C817B1" w:rsidP="00CD2580">
      <w:r w:rsidRPr="00C817B1">
        <w:drawing>
          <wp:inline distT="0" distB="0" distL="0" distR="0" wp14:anchorId="524B7941" wp14:editId="087C8770">
            <wp:extent cx="3183724" cy="6696052"/>
            <wp:effectExtent l="12700" t="12700" r="1714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2495" cy="6735531"/>
                    </a:xfrm>
                    <a:prstGeom prst="rect">
                      <a:avLst/>
                    </a:prstGeom>
                    <a:ln>
                      <a:solidFill>
                        <a:schemeClr val="accent1"/>
                      </a:solidFill>
                    </a:ln>
                  </pic:spPr>
                </pic:pic>
              </a:graphicData>
            </a:graphic>
          </wp:inline>
        </w:drawing>
      </w:r>
    </w:p>
    <w:p w14:paraId="7D8E4DF7" w14:textId="77777777" w:rsidR="00CE47C0" w:rsidRDefault="00CE47C0" w:rsidP="00CD2580"/>
    <w:p w14:paraId="5751E8ED" w14:textId="77777777" w:rsidR="00CD2580" w:rsidRDefault="00CD2580">
      <w:pPr>
        <w:rPr>
          <w:b/>
        </w:rPr>
      </w:pPr>
    </w:p>
    <w:p w14:paraId="7C61B106" w14:textId="77777777" w:rsidR="00CD2580" w:rsidRDefault="00CD2580">
      <w:pPr>
        <w:rPr>
          <w:b/>
        </w:rPr>
      </w:pPr>
    </w:p>
    <w:p w14:paraId="4AD126B8" w14:textId="77777777" w:rsidR="00CD2580" w:rsidRDefault="00CD2580">
      <w:pPr>
        <w:rPr>
          <w:b/>
        </w:rPr>
      </w:pPr>
    </w:p>
    <w:p w14:paraId="54C73E47" w14:textId="77777777" w:rsidR="00CE47C0" w:rsidRPr="00CE47C0" w:rsidRDefault="00CE47C0">
      <w:r w:rsidRPr="00CE47C0">
        <w:t>Next the Veteran is shown their profile details</w:t>
      </w:r>
    </w:p>
    <w:p w14:paraId="7AAD1709" w14:textId="77777777" w:rsidR="00137D65" w:rsidRDefault="00A843B6">
      <w:r>
        <w:rPr>
          <w:b/>
        </w:rPr>
        <w:t xml:space="preserve">Name, DOB, </w:t>
      </w:r>
      <w:r w:rsidR="00CE47C0">
        <w:rPr>
          <w:b/>
        </w:rPr>
        <w:t xml:space="preserve">SSN, </w:t>
      </w:r>
      <w:r>
        <w:rPr>
          <w:b/>
        </w:rPr>
        <w:t xml:space="preserve">Gender </w:t>
      </w:r>
      <w:r>
        <w:t>- view only</w:t>
      </w:r>
    </w:p>
    <w:p w14:paraId="5D59AE07" w14:textId="77777777" w:rsidR="00137D65" w:rsidRDefault="00137D65"/>
    <w:p w14:paraId="547622D3" w14:textId="77777777" w:rsidR="00137D65" w:rsidRDefault="00CE47C0">
      <w:r w:rsidRPr="00CE47C0">
        <w:rPr>
          <w:noProof/>
        </w:rPr>
        <w:drawing>
          <wp:inline distT="0" distB="0" distL="0" distR="0" wp14:anchorId="201F3FCF" wp14:editId="69DFB779">
            <wp:extent cx="3919963" cy="3395207"/>
            <wp:effectExtent l="12700" t="12700" r="171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8204" cy="3402345"/>
                    </a:xfrm>
                    <a:prstGeom prst="rect">
                      <a:avLst/>
                    </a:prstGeom>
                    <a:ln>
                      <a:solidFill>
                        <a:schemeClr val="accent1"/>
                      </a:solidFill>
                    </a:ln>
                  </pic:spPr>
                </pic:pic>
              </a:graphicData>
            </a:graphic>
          </wp:inline>
        </w:drawing>
      </w:r>
    </w:p>
    <w:p w14:paraId="5322E227" w14:textId="77777777" w:rsidR="00CE47C0" w:rsidRDefault="00CE47C0"/>
    <w:p w14:paraId="7C4AC26A" w14:textId="77777777" w:rsidR="00CE47C0" w:rsidRDefault="00CE47C0"/>
    <w:p w14:paraId="5B114AF3" w14:textId="77777777" w:rsidR="00CE47C0" w:rsidRDefault="00CE47C0"/>
    <w:p w14:paraId="0498678B" w14:textId="77777777" w:rsidR="002C6F75" w:rsidRDefault="002C6F75"/>
    <w:p w14:paraId="66804A43" w14:textId="77777777" w:rsidR="002C6F75" w:rsidRDefault="002C6F75"/>
    <w:p w14:paraId="3FB28338" w14:textId="77777777" w:rsidR="002C6F75" w:rsidRDefault="002C6F75"/>
    <w:p w14:paraId="23FEDC53" w14:textId="77777777" w:rsidR="002C6F75" w:rsidRDefault="002C6F75"/>
    <w:p w14:paraId="42A28FC0" w14:textId="77777777" w:rsidR="002C6F75" w:rsidRDefault="002C6F75"/>
    <w:p w14:paraId="2AE6B57D" w14:textId="77777777" w:rsidR="002C6F75" w:rsidRDefault="002C6F75"/>
    <w:p w14:paraId="31DA794A" w14:textId="77777777" w:rsidR="002C6F75" w:rsidRDefault="002C6F75"/>
    <w:p w14:paraId="32FD6E0F" w14:textId="77777777" w:rsidR="002C6F75" w:rsidRDefault="002C6F75"/>
    <w:p w14:paraId="6092B18A" w14:textId="77777777" w:rsidR="002C6F75" w:rsidRDefault="002C6F75"/>
    <w:p w14:paraId="20B41594" w14:textId="77777777" w:rsidR="002C6F75" w:rsidRDefault="002C6F75"/>
    <w:p w14:paraId="29543467" w14:textId="77777777" w:rsidR="00C817B1" w:rsidRDefault="00C817B1"/>
    <w:p w14:paraId="0F5DFE0B" w14:textId="77777777" w:rsidR="00C817B1" w:rsidRDefault="00C817B1"/>
    <w:p w14:paraId="068D65C4" w14:textId="77777777" w:rsidR="00C817B1" w:rsidRDefault="00C817B1"/>
    <w:p w14:paraId="1924393E" w14:textId="77777777" w:rsidR="00C817B1" w:rsidRDefault="00C817B1"/>
    <w:p w14:paraId="3A6BBFD8" w14:textId="77777777" w:rsidR="00C817B1" w:rsidRDefault="00C817B1"/>
    <w:p w14:paraId="18C8E189" w14:textId="77777777" w:rsidR="00C817B1" w:rsidRDefault="00C817B1"/>
    <w:p w14:paraId="07CBDA0C" w14:textId="77777777" w:rsidR="00C817B1" w:rsidRDefault="00C817B1"/>
    <w:p w14:paraId="58C74D62" w14:textId="77777777" w:rsidR="00C817B1" w:rsidRDefault="00C817B1"/>
    <w:p w14:paraId="5613B75C" w14:textId="77777777" w:rsidR="00C817B1" w:rsidRDefault="00C817B1"/>
    <w:p w14:paraId="15AB3515" w14:textId="77777777" w:rsidR="00C817B1" w:rsidRDefault="00C817B1"/>
    <w:p w14:paraId="40007F30" w14:textId="77777777" w:rsidR="00C817B1" w:rsidRDefault="00C817B1"/>
    <w:p w14:paraId="41754297" w14:textId="6420238B" w:rsidR="00CE47C0" w:rsidRDefault="00CE47C0">
      <w:bookmarkStart w:id="8" w:name="_GoBack"/>
      <w:bookmarkEnd w:id="8"/>
      <w:r>
        <w:t>Then the Veteran is asked if they’ve previously submitted a VA Form 22-1990</w:t>
      </w:r>
    </w:p>
    <w:p w14:paraId="4A886D6D" w14:textId="77777777" w:rsidR="00CE47C0" w:rsidRDefault="00CE47C0"/>
    <w:p w14:paraId="6EDACEE1" w14:textId="77777777" w:rsidR="00CE47C0" w:rsidRDefault="00CE47C0">
      <w:r w:rsidRPr="00CE47C0">
        <w:rPr>
          <w:noProof/>
        </w:rPr>
        <w:drawing>
          <wp:inline distT="0" distB="0" distL="0" distR="0" wp14:anchorId="468E7D8A" wp14:editId="6372F624">
            <wp:extent cx="3967701" cy="3363219"/>
            <wp:effectExtent l="12700" t="12700" r="762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35" cy="3374861"/>
                    </a:xfrm>
                    <a:prstGeom prst="rect">
                      <a:avLst/>
                    </a:prstGeom>
                    <a:ln>
                      <a:solidFill>
                        <a:schemeClr val="accent1"/>
                      </a:solidFill>
                    </a:ln>
                  </pic:spPr>
                </pic:pic>
              </a:graphicData>
            </a:graphic>
          </wp:inline>
        </w:drawing>
      </w:r>
      <w:r>
        <w:t xml:space="preserve"> </w:t>
      </w:r>
    </w:p>
    <w:p w14:paraId="5B3F773C" w14:textId="77777777" w:rsidR="00137D65" w:rsidRDefault="00137D65">
      <w:pPr>
        <w:rPr>
          <w:b/>
        </w:rPr>
      </w:pPr>
    </w:p>
    <w:p w14:paraId="2CCE2F69" w14:textId="77777777" w:rsidR="00137D65" w:rsidRDefault="00137D65">
      <w:pPr>
        <w:rPr>
          <w:b/>
        </w:rPr>
      </w:pPr>
    </w:p>
    <w:p w14:paraId="7CFD9739" w14:textId="77777777" w:rsidR="00137D65" w:rsidRDefault="00137D65">
      <w:pPr>
        <w:rPr>
          <w:b/>
        </w:rPr>
      </w:pPr>
    </w:p>
    <w:p w14:paraId="279F5BDF" w14:textId="77777777" w:rsidR="00137D65" w:rsidRPr="001078FE" w:rsidRDefault="001078FE">
      <w:r>
        <w:t>Next the Veteran is asked about their Military Status because if they are on Active Duty then they may not be eligible for VET TEC benefits at this time</w:t>
      </w:r>
    </w:p>
    <w:p w14:paraId="27943EB9" w14:textId="77777777" w:rsidR="00137D65" w:rsidRDefault="00137D65">
      <w:pPr>
        <w:rPr>
          <w:b/>
        </w:rPr>
      </w:pPr>
    </w:p>
    <w:p w14:paraId="7D370855" w14:textId="77777777" w:rsidR="00137D65" w:rsidRDefault="001078FE">
      <w:pPr>
        <w:rPr>
          <w:b/>
        </w:rPr>
      </w:pPr>
      <w:r w:rsidRPr="001078FE">
        <w:rPr>
          <w:b/>
          <w:noProof/>
        </w:rPr>
        <w:drawing>
          <wp:inline distT="0" distB="0" distL="0" distR="0" wp14:anchorId="4C59A934" wp14:editId="26BD1FD6">
            <wp:extent cx="4020899" cy="3060780"/>
            <wp:effectExtent l="12700" t="12700" r="1778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7511" cy="3073425"/>
                    </a:xfrm>
                    <a:prstGeom prst="rect">
                      <a:avLst/>
                    </a:prstGeom>
                    <a:ln>
                      <a:solidFill>
                        <a:schemeClr val="accent1"/>
                      </a:solidFill>
                    </a:ln>
                  </pic:spPr>
                </pic:pic>
              </a:graphicData>
            </a:graphic>
          </wp:inline>
        </w:drawing>
      </w:r>
    </w:p>
    <w:p w14:paraId="4347AFDF" w14:textId="77777777" w:rsidR="00137D65" w:rsidRDefault="00137D65">
      <w:pPr>
        <w:rPr>
          <w:b/>
        </w:rPr>
      </w:pPr>
    </w:p>
    <w:p w14:paraId="3032D5C1" w14:textId="77777777" w:rsidR="00137D65" w:rsidRDefault="00137D65">
      <w:pPr>
        <w:rPr>
          <w:b/>
        </w:rPr>
      </w:pPr>
    </w:p>
    <w:p w14:paraId="293F1B7D" w14:textId="77777777" w:rsidR="001078FE" w:rsidRDefault="001078FE"/>
    <w:p w14:paraId="750E6419" w14:textId="77777777" w:rsidR="001078FE" w:rsidRDefault="001078FE"/>
    <w:p w14:paraId="4422FD2E" w14:textId="77777777" w:rsidR="001078FE" w:rsidRDefault="001078FE"/>
    <w:p w14:paraId="0D57AF59" w14:textId="77777777" w:rsidR="001078FE" w:rsidRDefault="001078FE"/>
    <w:p w14:paraId="77EE9071" w14:textId="77777777" w:rsidR="00137D65" w:rsidRDefault="001078FE">
      <w:r>
        <w:t>After that the Veteran is asked about the highest level of education they have completed</w:t>
      </w:r>
    </w:p>
    <w:p w14:paraId="16283836" w14:textId="77777777" w:rsidR="001078FE" w:rsidRDefault="001078FE"/>
    <w:p w14:paraId="20013E85" w14:textId="77777777" w:rsidR="001078FE" w:rsidRDefault="001078FE">
      <w:r w:rsidRPr="001078FE">
        <w:rPr>
          <w:noProof/>
        </w:rPr>
        <w:drawing>
          <wp:inline distT="0" distB="0" distL="0" distR="0" wp14:anchorId="407B1674" wp14:editId="4D194571">
            <wp:extent cx="4406729" cy="2302704"/>
            <wp:effectExtent l="12700" t="12700" r="1333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8384" cy="2308794"/>
                    </a:xfrm>
                    <a:prstGeom prst="rect">
                      <a:avLst/>
                    </a:prstGeom>
                    <a:ln>
                      <a:solidFill>
                        <a:schemeClr val="accent1"/>
                      </a:solidFill>
                    </a:ln>
                  </pic:spPr>
                </pic:pic>
              </a:graphicData>
            </a:graphic>
          </wp:inline>
        </w:drawing>
      </w:r>
    </w:p>
    <w:p w14:paraId="6AC8320E" w14:textId="77777777" w:rsidR="001078FE" w:rsidRDefault="001078FE"/>
    <w:p w14:paraId="1D3536B4" w14:textId="77777777" w:rsidR="001078FE" w:rsidRDefault="001078FE"/>
    <w:p w14:paraId="1D80555C" w14:textId="77777777" w:rsidR="00FF0FB9" w:rsidRDefault="00FF0FB9"/>
    <w:p w14:paraId="5F576637" w14:textId="77777777" w:rsidR="00FF0FB9" w:rsidRDefault="00FF0FB9"/>
    <w:p w14:paraId="0E78E9D2" w14:textId="77777777" w:rsidR="002C6F75" w:rsidRDefault="002C6F75"/>
    <w:p w14:paraId="035780AD" w14:textId="77777777" w:rsidR="002C6F75" w:rsidRDefault="002C6F75"/>
    <w:p w14:paraId="6E7671EA" w14:textId="77777777" w:rsidR="002C6F75" w:rsidRDefault="002C6F75"/>
    <w:p w14:paraId="18323E2A" w14:textId="77777777" w:rsidR="002C6F75" w:rsidRDefault="002C6F75"/>
    <w:p w14:paraId="1DF2FB57" w14:textId="77777777" w:rsidR="002C6F75" w:rsidRDefault="002C6F75"/>
    <w:p w14:paraId="72A486C1" w14:textId="77777777" w:rsidR="002C6F75" w:rsidRDefault="002C6F75"/>
    <w:p w14:paraId="23FBA3D5" w14:textId="77777777" w:rsidR="002C6F75" w:rsidRDefault="002C6F75"/>
    <w:p w14:paraId="3F481E27" w14:textId="77777777" w:rsidR="002C6F75" w:rsidRDefault="002C6F75"/>
    <w:p w14:paraId="06B03A69" w14:textId="77777777" w:rsidR="002C6F75" w:rsidRDefault="002C6F75"/>
    <w:p w14:paraId="4FF70D5A" w14:textId="77777777" w:rsidR="002C6F75" w:rsidRDefault="002C6F75"/>
    <w:p w14:paraId="3FC90CC2" w14:textId="77777777" w:rsidR="002C6F75" w:rsidRDefault="002C6F75"/>
    <w:p w14:paraId="272C52F5" w14:textId="77777777" w:rsidR="002C6F75" w:rsidRDefault="002C6F75"/>
    <w:p w14:paraId="7AF6FAE9" w14:textId="77777777" w:rsidR="002C6F75" w:rsidRDefault="002C6F75"/>
    <w:p w14:paraId="01A538F5" w14:textId="77777777" w:rsidR="002C6F75" w:rsidRDefault="002C6F75"/>
    <w:p w14:paraId="6094A6B3" w14:textId="77777777" w:rsidR="002C6F75" w:rsidRDefault="002C6F75"/>
    <w:p w14:paraId="49278B09" w14:textId="77777777" w:rsidR="002C6F75" w:rsidRDefault="002C6F75"/>
    <w:p w14:paraId="62DDFDAD" w14:textId="77777777" w:rsidR="002C6F75" w:rsidRDefault="002C6F75"/>
    <w:p w14:paraId="03EEBF7F" w14:textId="77777777" w:rsidR="002C6F75" w:rsidRDefault="002C6F75"/>
    <w:p w14:paraId="06CFF41B" w14:textId="77777777" w:rsidR="002C6F75" w:rsidRDefault="002C6F75"/>
    <w:p w14:paraId="59FA2D4B" w14:textId="77777777" w:rsidR="002C6F75" w:rsidRDefault="002C6F75"/>
    <w:p w14:paraId="7281C66B" w14:textId="77777777" w:rsidR="002C6F75" w:rsidRDefault="002C6F75"/>
    <w:p w14:paraId="34E1E734" w14:textId="77777777" w:rsidR="002C6F75" w:rsidRDefault="002C6F75"/>
    <w:p w14:paraId="24D06E4D" w14:textId="77777777" w:rsidR="002C6F75" w:rsidRDefault="002C6F75"/>
    <w:p w14:paraId="6A7FAA49" w14:textId="77777777" w:rsidR="002C6F75" w:rsidRDefault="002C6F75"/>
    <w:p w14:paraId="350B36F3" w14:textId="77777777" w:rsidR="002C6F75" w:rsidRDefault="002C6F75"/>
    <w:p w14:paraId="010B3DF9" w14:textId="77777777" w:rsidR="002C6F75" w:rsidRDefault="002C6F75"/>
    <w:p w14:paraId="0A3F17C7" w14:textId="77777777" w:rsidR="002C6F75" w:rsidRDefault="002C6F75"/>
    <w:p w14:paraId="36F923DF" w14:textId="275530D5" w:rsidR="001078FE" w:rsidRDefault="001078FE">
      <w:r>
        <w:t>Then they are asked about their work experience in the high-tech industry</w:t>
      </w:r>
    </w:p>
    <w:p w14:paraId="0EE1FE54" w14:textId="77777777" w:rsidR="001078FE" w:rsidRDefault="001078FE"/>
    <w:p w14:paraId="0EE6879A" w14:textId="77777777" w:rsidR="001078FE" w:rsidRDefault="001078FE">
      <w:r w:rsidRPr="001078FE">
        <w:rPr>
          <w:noProof/>
        </w:rPr>
        <w:drawing>
          <wp:inline distT="0" distB="0" distL="0" distR="0" wp14:anchorId="5D89F011" wp14:editId="6CC96791">
            <wp:extent cx="3347302" cy="5066102"/>
            <wp:effectExtent l="12700" t="12700" r="18415"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1724" cy="5087929"/>
                    </a:xfrm>
                    <a:prstGeom prst="rect">
                      <a:avLst/>
                    </a:prstGeom>
                    <a:ln>
                      <a:solidFill>
                        <a:schemeClr val="accent1"/>
                      </a:solidFill>
                    </a:ln>
                  </pic:spPr>
                </pic:pic>
              </a:graphicData>
            </a:graphic>
          </wp:inline>
        </w:drawing>
      </w:r>
    </w:p>
    <w:p w14:paraId="3CECE36E" w14:textId="77777777" w:rsidR="001078FE" w:rsidRDefault="001078FE"/>
    <w:p w14:paraId="66DDCD8C" w14:textId="77777777" w:rsidR="001078FE" w:rsidRDefault="001078FE"/>
    <w:p w14:paraId="6B696D61" w14:textId="77777777" w:rsidR="002C6F75" w:rsidRDefault="002C6F75" w:rsidP="00FF0FB9">
      <w:pPr>
        <w:rPr>
          <w:b/>
          <w:sz w:val="36"/>
          <w:szCs w:val="36"/>
        </w:rPr>
      </w:pPr>
    </w:p>
    <w:p w14:paraId="06376769" w14:textId="77777777" w:rsidR="002C6F75" w:rsidRDefault="002C6F75" w:rsidP="00FF0FB9">
      <w:pPr>
        <w:rPr>
          <w:b/>
          <w:sz w:val="36"/>
          <w:szCs w:val="36"/>
        </w:rPr>
      </w:pPr>
    </w:p>
    <w:p w14:paraId="4DC2FFD7" w14:textId="77777777" w:rsidR="002C6F75" w:rsidRDefault="002C6F75" w:rsidP="00FF0FB9">
      <w:pPr>
        <w:rPr>
          <w:b/>
          <w:sz w:val="36"/>
          <w:szCs w:val="36"/>
        </w:rPr>
      </w:pPr>
    </w:p>
    <w:p w14:paraId="70485B86" w14:textId="77777777" w:rsidR="002C6F75" w:rsidRDefault="002C6F75" w:rsidP="00FF0FB9">
      <w:pPr>
        <w:rPr>
          <w:b/>
          <w:sz w:val="36"/>
          <w:szCs w:val="36"/>
        </w:rPr>
      </w:pPr>
    </w:p>
    <w:p w14:paraId="55DC216F" w14:textId="77777777" w:rsidR="002C6F75" w:rsidRDefault="002C6F75" w:rsidP="00FF0FB9">
      <w:pPr>
        <w:rPr>
          <w:b/>
          <w:sz w:val="36"/>
          <w:szCs w:val="36"/>
        </w:rPr>
      </w:pPr>
    </w:p>
    <w:p w14:paraId="10285AF7" w14:textId="77777777" w:rsidR="002C6F75" w:rsidRDefault="002C6F75" w:rsidP="00FF0FB9">
      <w:pPr>
        <w:rPr>
          <w:b/>
          <w:sz w:val="36"/>
          <w:szCs w:val="36"/>
        </w:rPr>
      </w:pPr>
    </w:p>
    <w:p w14:paraId="7CAFC086" w14:textId="77777777" w:rsidR="002C6F75" w:rsidRDefault="002C6F75" w:rsidP="00FF0FB9">
      <w:pPr>
        <w:rPr>
          <w:b/>
          <w:sz w:val="36"/>
          <w:szCs w:val="36"/>
        </w:rPr>
      </w:pPr>
    </w:p>
    <w:p w14:paraId="43CC4C29" w14:textId="77777777" w:rsidR="002C6F75" w:rsidRDefault="002C6F75" w:rsidP="00FF0FB9">
      <w:pPr>
        <w:rPr>
          <w:b/>
          <w:sz w:val="36"/>
          <w:szCs w:val="36"/>
        </w:rPr>
      </w:pPr>
    </w:p>
    <w:p w14:paraId="086357A9" w14:textId="77777777" w:rsidR="002C6F75" w:rsidRDefault="002C6F75" w:rsidP="00FF0FB9">
      <w:pPr>
        <w:rPr>
          <w:b/>
          <w:sz w:val="36"/>
          <w:szCs w:val="36"/>
        </w:rPr>
      </w:pPr>
    </w:p>
    <w:p w14:paraId="662364D9" w14:textId="0F92A8D3" w:rsidR="00FF0FB9" w:rsidRDefault="00FF0FB9" w:rsidP="00FF0FB9">
      <w:pPr>
        <w:rPr>
          <w:b/>
          <w:sz w:val="36"/>
          <w:szCs w:val="36"/>
        </w:rPr>
      </w:pPr>
      <w:r>
        <w:rPr>
          <w:b/>
          <w:sz w:val="36"/>
          <w:szCs w:val="36"/>
        </w:rPr>
        <w:t xml:space="preserve">Part </w:t>
      </w:r>
      <w:r>
        <w:rPr>
          <w:b/>
          <w:sz w:val="36"/>
          <w:szCs w:val="36"/>
        </w:rPr>
        <w:t>3</w:t>
      </w:r>
      <w:r>
        <w:rPr>
          <w:b/>
          <w:sz w:val="36"/>
          <w:szCs w:val="36"/>
        </w:rPr>
        <w:t xml:space="preserve">: </w:t>
      </w:r>
      <w:r>
        <w:rPr>
          <w:b/>
          <w:sz w:val="36"/>
          <w:szCs w:val="36"/>
        </w:rPr>
        <w:t xml:space="preserve">Program entry </w:t>
      </w:r>
    </w:p>
    <w:p w14:paraId="76E0D5BC" w14:textId="37AC8B89" w:rsidR="001078FE" w:rsidRDefault="001078FE">
      <w:r>
        <w:t>Next the Veteran is asked about the programs they would like to attend using VET TEC benefits.  The user is able to add up to 3 programs.</w:t>
      </w:r>
    </w:p>
    <w:p w14:paraId="7171C628" w14:textId="34CBDFFF" w:rsidR="002C6F75" w:rsidRDefault="002C6F75"/>
    <w:p w14:paraId="0C5D1008" w14:textId="77777777" w:rsidR="002C6F75" w:rsidRDefault="002C6F75"/>
    <w:p w14:paraId="2A7485A2" w14:textId="77777777" w:rsidR="001078FE" w:rsidRDefault="001078FE"/>
    <w:p w14:paraId="533766E6" w14:textId="78FB8779" w:rsidR="001078FE" w:rsidRDefault="001078FE">
      <w:r w:rsidRPr="001078FE">
        <w:rPr>
          <w:noProof/>
        </w:rPr>
        <w:drawing>
          <wp:inline distT="0" distB="0" distL="0" distR="0" wp14:anchorId="13746487" wp14:editId="50BFD10E">
            <wp:extent cx="3175773" cy="1857285"/>
            <wp:effectExtent l="12700" t="12700" r="12065"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493" cy="1865894"/>
                    </a:xfrm>
                    <a:prstGeom prst="rect">
                      <a:avLst/>
                    </a:prstGeom>
                    <a:ln>
                      <a:solidFill>
                        <a:schemeClr val="accent1"/>
                      </a:solidFill>
                    </a:ln>
                  </pic:spPr>
                </pic:pic>
              </a:graphicData>
            </a:graphic>
          </wp:inline>
        </w:drawing>
      </w:r>
    </w:p>
    <w:p w14:paraId="6489193A" w14:textId="7A99B20A" w:rsidR="002C6F75" w:rsidRDefault="002C6F75"/>
    <w:p w14:paraId="75502004" w14:textId="1DE9395C" w:rsidR="002C6F75" w:rsidRDefault="002C6F75"/>
    <w:p w14:paraId="174A344C" w14:textId="77777777" w:rsidR="002C6F75" w:rsidRDefault="002C6F75"/>
    <w:p w14:paraId="0F737799" w14:textId="77777777" w:rsidR="001078FE" w:rsidRDefault="001078FE"/>
    <w:p w14:paraId="5BBFED97" w14:textId="77777777" w:rsidR="001078FE" w:rsidRDefault="001078FE">
      <w:r w:rsidRPr="001078FE">
        <w:rPr>
          <w:noProof/>
        </w:rPr>
        <w:lastRenderedPageBreak/>
        <w:drawing>
          <wp:inline distT="0" distB="0" distL="0" distR="0" wp14:anchorId="2D02F310" wp14:editId="1E05EC9D">
            <wp:extent cx="3177804" cy="6272365"/>
            <wp:effectExtent l="12700" t="12700" r="10160"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913" cy="6319951"/>
                    </a:xfrm>
                    <a:prstGeom prst="rect">
                      <a:avLst/>
                    </a:prstGeom>
                    <a:ln>
                      <a:solidFill>
                        <a:schemeClr val="accent1"/>
                      </a:solidFill>
                    </a:ln>
                  </pic:spPr>
                </pic:pic>
              </a:graphicData>
            </a:graphic>
          </wp:inline>
        </w:drawing>
      </w:r>
    </w:p>
    <w:p w14:paraId="6D0A9EDB" w14:textId="77777777" w:rsidR="001078FE" w:rsidRDefault="001078FE"/>
    <w:p w14:paraId="4B7D3211" w14:textId="77777777" w:rsidR="001078FE" w:rsidRDefault="001078FE"/>
    <w:p w14:paraId="7268EE2C" w14:textId="77777777" w:rsidR="002C6F75" w:rsidRDefault="002C6F75"/>
    <w:p w14:paraId="38DAED9A" w14:textId="77777777" w:rsidR="002C6F75" w:rsidRDefault="002C6F75"/>
    <w:p w14:paraId="60F8E495" w14:textId="77777777" w:rsidR="002C6F75" w:rsidRDefault="002C6F75"/>
    <w:p w14:paraId="320F9A1E" w14:textId="77777777" w:rsidR="002C6F75" w:rsidRDefault="002C6F75"/>
    <w:p w14:paraId="39C34580" w14:textId="77777777" w:rsidR="002C6F75" w:rsidRDefault="002C6F75"/>
    <w:p w14:paraId="3579D86D" w14:textId="77777777" w:rsidR="002C6F75" w:rsidRDefault="002C6F75"/>
    <w:p w14:paraId="616CF586" w14:textId="77777777" w:rsidR="002C6F75" w:rsidRDefault="002C6F75"/>
    <w:p w14:paraId="163CD772" w14:textId="77777777" w:rsidR="002C6F75" w:rsidRDefault="002C6F75"/>
    <w:p w14:paraId="2ACE8C63" w14:textId="77777777" w:rsidR="002C6F75" w:rsidRDefault="002C6F75"/>
    <w:p w14:paraId="1E320A35" w14:textId="77777777" w:rsidR="002C6F75" w:rsidRDefault="002C6F75"/>
    <w:p w14:paraId="2207BEF0" w14:textId="77777777" w:rsidR="002C6F75" w:rsidRDefault="002C6F75"/>
    <w:p w14:paraId="1CF68F6B" w14:textId="00BE5D23" w:rsidR="001078FE" w:rsidRDefault="001078FE">
      <w:r>
        <w:t xml:space="preserve">Then the Veteran is asked about their contact information </w:t>
      </w:r>
    </w:p>
    <w:p w14:paraId="39E8BC29" w14:textId="77777777" w:rsidR="001078FE" w:rsidRDefault="001078FE"/>
    <w:p w14:paraId="308744E4" w14:textId="77777777" w:rsidR="001078FE" w:rsidRDefault="001078FE">
      <w:r w:rsidRPr="001078FE">
        <w:rPr>
          <w:noProof/>
        </w:rPr>
        <w:drawing>
          <wp:inline distT="0" distB="0" distL="0" distR="0" wp14:anchorId="02C79D1B" wp14:editId="2ADF8CCC">
            <wp:extent cx="3242012" cy="4989488"/>
            <wp:effectExtent l="12700" t="12700" r="9525"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098" cy="5018862"/>
                    </a:xfrm>
                    <a:prstGeom prst="rect">
                      <a:avLst/>
                    </a:prstGeom>
                    <a:ln>
                      <a:solidFill>
                        <a:schemeClr val="accent1"/>
                      </a:solidFill>
                    </a:ln>
                  </pic:spPr>
                </pic:pic>
              </a:graphicData>
            </a:graphic>
          </wp:inline>
        </w:drawing>
      </w:r>
    </w:p>
    <w:p w14:paraId="506AAA0E" w14:textId="77777777" w:rsidR="001078FE" w:rsidRDefault="001078FE"/>
    <w:p w14:paraId="270AC303" w14:textId="77777777" w:rsidR="001078FE" w:rsidRDefault="001078FE"/>
    <w:p w14:paraId="0B07F96A" w14:textId="77777777" w:rsidR="002C6F75" w:rsidRDefault="002C6F75"/>
    <w:p w14:paraId="0579BAD8" w14:textId="77777777" w:rsidR="002C6F75" w:rsidRDefault="002C6F75"/>
    <w:p w14:paraId="1BF58CD9" w14:textId="77777777" w:rsidR="002C6F75" w:rsidRDefault="002C6F75"/>
    <w:p w14:paraId="6227DEEB" w14:textId="77777777" w:rsidR="002C6F75" w:rsidRDefault="002C6F75"/>
    <w:p w14:paraId="44F5EE3B" w14:textId="77777777" w:rsidR="002C6F75" w:rsidRDefault="002C6F75"/>
    <w:p w14:paraId="728AF469" w14:textId="77777777" w:rsidR="002C6F75" w:rsidRDefault="002C6F75"/>
    <w:p w14:paraId="457178F7" w14:textId="77777777" w:rsidR="002C6F75" w:rsidRDefault="002C6F75"/>
    <w:p w14:paraId="3572A296" w14:textId="77777777" w:rsidR="002C6F75" w:rsidRDefault="002C6F75"/>
    <w:p w14:paraId="28399023" w14:textId="77777777" w:rsidR="002C6F75" w:rsidRDefault="002C6F75"/>
    <w:p w14:paraId="201DF6EE" w14:textId="77777777" w:rsidR="002C6F75" w:rsidRDefault="002C6F75"/>
    <w:p w14:paraId="0CF9323B" w14:textId="77777777" w:rsidR="002C6F75" w:rsidRDefault="002C6F75"/>
    <w:p w14:paraId="1A81924C" w14:textId="77777777" w:rsidR="002C6F75" w:rsidRDefault="002C6F75"/>
    <w:p w14:paraId="6C4A3FF7" w14:textId="77777777" w:rsidR="002C6F75" w:rsidRDefault="002C6F75"/>
    <w:p w14:paraId="3D2118AA" w14:textId="77777777" w:rsidR="002C6F75" w:rsidRDefault="002C6F75"/>
    <w:p w14:paraId="7B0DA12B" w14:textId="77777777" w:rsidR="002C6F75" w:rsidRDefault="002C6F75"/>
    <w:p w14:paraId="208766EB" w14:textId="77777777" w:rsidR="002C6F75" w:rsidRDefault="002C6F75"/>
    <w:p w14:paraId="3660E6CD" w14:textId="77777777" w:rsidR="002C6F75" w:rsidRDefault="002C6F75"/>
    <w:p w14:paraId="4789CE16" w14:textId="77777777" w:rsidR="002C6F75" w:rsidRDefault="002C6F75"/>
    <w:p w14:paraId="62E82174" w14:textId="3E8320B0" w:rsidR="001078FE" w:rsidRDefault="001078FE">
      <w:r>
        <w:t xml:space="preserve">After that the Veteran is asked to review/enter their banking information </w:t>
      </w:r>
    </w:p>
    <w:p w14:paraId="7E585766" w14:textId="77777777" w:rsidR="001078FE" w:rsidRDefault="001078FE"/>
    <w:p w14:paraId="1E1DD25A" w14:textId="77777777" w:rsidR="001078FE" w:rsidRDefault="001078FE">
      <w:r w:rsidRPr="001078FE">
        <w:rPr>
          <w:noProof/>
        </w:rPr>
        <w:drawing>
          <wp:inline distT="0" distB="0" distL="0" distR="0" wp14:anchorId="1C8F312E" wp14:editId="4ABF81FD">
            <wp:extent cx="3295409" cy="4655385"/>
            <wp:effectExtent l="12700" t="12700" r="6985" b="184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8129" cy="4687481"/>
                    </a:xfrm>
                    <a:prstGeom prst="rect">
                      <a:avLst/>
                    </a:prstGeom>
                    <a:ln>
                      <a:solidFill>
                        <a:schemeClr val="accent1"/>
                      </a:solidFill>
                    </a:ln>
                  </pic:spPr>
                </pic:pic>
              </a:graphicData>
            </a:graphic>
          </wp:inline>
        </w:drawing>
      </w:r>
    </w:p>
    <w:p w14:paraId="791B888E" w14:textId="77777777" w:rsidR="001078FE" w:rsidRDefault="001078FE"/>
    <w:p w14:paraId="3052A2D4" w14:textId="77777777" w:rsidR="00FF0FB9" w:rsidRDefault="00FF0FB9" w:rsidP="00FF0FB9">
      <w:pPr>
        <w:rPr>
          <w:b/>
          <w:sz w:val="36"/>
          <w:szCs w:val="36"/>
        </w:rPr>
      </w:pPr>
    </w:p>
    <w:p w14:paraId="6D3D6093" w14:textId="77777777" w:rsidR="00FF0FB9" w:rsidRDefault="00FF0FB9" w:rsidP="00FF0FB9">
      <w:pPr>
        <w:rPr>
          <w:b/>
          <w:sz w:val="36"/>
          <w:szCs w:val="36"/>
        </w:rPr>
      </w:pPr>
    </w:p>
    <w:p w14:paraId="66AEE521" w14:textId="77777777" w:rsidR="00FF0FB9" w:rsidRDefault="00FF0FB9" w:rsidP="00FF0FB9">
      <w:pPr>
        <w:rPr>
          <w:b/>
          <w:sz w:val="36"/>
          <w:szCs w:val="36"/>
        </w:rPr>
      </w:pPr>
    </w:p>
    <w:p w14:paraId="59F45717" w14:textId="77777777" w:rsidR="002C6F75" w:rsidRDefault="002C6F75" w:rsidP="00FF0FB9">
      <w:pPr>
        <w:rPr>
          <w:b/>
          <w:sz w:val="36"/>
          <w:szCs w:val="36"/>
        </w:rPr>
      </w:pPr>
    </w:p>
    <w:p w14:paraId="4A1EB20B" w14:textId="77777777" w:rsidR="002C6F75" w:rsidRDefault="002C6F75" w:rsidP="00FF0FB9">
      <w:pPr>
        <w:rPr>
          <w:b/>
          <w:sz w:val="36"/>
          <w:szCs w:val="36"/>
        </w:rPr>
      </w:pPr>
    </w:p>
    <w:p w14:paraId="3DFD1D5E" w14:textId="77777777" w:rsidR="002C6F75" w:rsidRDefault="002C6F75" w:rsidP="00FF0FB9">
      <w:pPr>
        <w:rPr>
          <w:b/>
          <w:sz w:val="36"/>
          <w:szCs w:val="36"/>
        </w:rPr>
      </w:pPr>
    </w:p>
    <w:p w14:paraId="1D197BEF" w14:textId="77777777" w:rsidR="002C6F75" w:rsidRDefault="002C6F75" w:rsidP="00FF0FB9">
      <w:pPr>
        <w:rPr>
          <w:b/>
          <w:sz w:val="36"/>
          <w:szCs w:val="36"/>
        </w:rPr>
      </w:pPr>
    </w:p>
    <w:p w14:paraId="20068148" w14:textId="77777777" w:rsidR="002C6F75" w:rsidRDefault="002C6F75" w:rsidP="00FF0FB9">
      <w:pPr>
        <w:rPr>
          <w:b/>
          <w:sz w:val="36"/>
          <w:szCs w:val="36"/>
        </w:rPr>
      </w:pPr>
    </w:p>
    <w:p w14:paraId="2226386C" w14:textId="77777777" w:rsidR="002C6F75" w:rsidRDefault="002C6F75" w:rsidP="00FF0FB9">
      <w:pPr>
        <w:rPr>
          <w:b/>
          <w:sz w:val="36"/>
          <w:szCs w:val="36"/>
        </w:rPr>
      </w:pPr>
    </w:p>
    <w:p w14:paraId="5E991B66" w14:textId="73B61753" w:rsidR="00FF0FB9" w:rsidRDefault="00FF0FB9" w:rsidP="00FF0FB9">
      <w:pPr>
        <w:rPr>
          <w:b/>
          <w:sz w:val="36"/>
          <w:szCs w:val="36"/>
        </w:rPr>
      </w:pPr>
      <w:r>
        <w:rPr>
          <w:b/>
          <w:sz w:val="36"/>
          <w:szCs w:val="36"/>
        </w:rPr>
        <w:t xml:space="preserve">Part </w:t>
      </w:r>
      <w:r>
        <w:rPr>
          <w:b/>
          <w:sz w:val="36"/>
          <w:szCs w:val="36"/>
        </w:rPr>
        <w:t>4</w:t>
      </w:r>
      <w:r>
        <w:rPr>
          <w:b/>
          <w:sz w:val="36"/>
          <w:szCs w:val="36"/>
        </w:rPr>
        <w:t xml:space="preserve">: </w:t>
      </w:r>
      <w:r>
        <w:rPr>
          <w:b/>
          <w:sz w:val="36"/>
          <w:szCs w:val="36"/>
        </w:rPr>
        <w:t>Review Application</w:t>
      </w:r>
    </w:p>
    <w:p w14:paraId="32BCEDEC" w14:textId="662699ED" w:rsidR="001078FE" w:rsidRDefault="001078FE" w:rsidP="00FF0FB9">
      <w:pPr>
        <w:pStyle w:val="Heading2"/>
        <w:rPr>
          <w:sz w:val="24"/>
          <w:szCs w:val="24"/>
        </w:rPr>
      </w:pPr>
      <w:r w:rsidRPr="00FF0FB9">
        <w:rPr>
          <w:sz w:val="24"/>
          <w:szCs w:val="24"/>
        </w:rPr>
        <w:t>The final step for the Veteran is to review their application and then submit</w:t>
      </w:r>
      <w:r w:rsidR="00FF0FB9" w:rsidRPr="00FF0FB9">
        <w:rPr>
          <w:sz w:val="24"/>
          <w:szCs w:val="24"/>
        </w:rPr>
        <w:t xml:space="preserve">.  </w:t>
      </w:r>
      <w:ins w:id="9" w:author="Peggy Gannon" w:date="2018-12-05T21:01:00Z">
        <w:r w:rsidR="00FF0FB9" w:rsidRPr="00FF0FB9">
          <w:rPr>
            <w:sz w:val="24"/>
            <w:szCs w:val="24"/>
            <w:rPrChange w:id="10" w:author="Peggy Gannon" w:date="2018-12-05T21:01:00Z">
              <w:rPr>
                <w:b/>
              </w:rPr>
            </w:rPrChange>
          </w:rPr>
          <w:t>Before</w:t>
        </w:r>
      </w:ins>
      <w:del w:id="11" w:author="Peggy Gannon" w:date="2018-12-05T21:01:00Z">
        <w:r w:rsidR="00FF0FB9" w:rsidRPr="00FF0FB9">
          <w:rPr>
            <w:sz w:val="24"/>
            <w:szCs w:val="24"/>
          </w:rPr>
          <w:delText>Prior to</w:delText>
        </w:r>
      </w:del>
      <w:r w:rsidR="00FF0FB9" w:rsidRPr="00FF0FB9">
        <w:rPr>
          <w:sz w:val="24"/>
          <w:szCs w:val="24"/>
        </w:rPr>
        <w:t xml:space="preserve"> submitting the</w:t>
      </w:r>
      <w:ins w:id="12" w:author="Peggy Gannon" w:date="2018-12-05T21:01:00Z">
        <w:r w:rsidR="00FF0FB9" w:rsidRPr="00FF0FB9">
          <w:rPr>
            <w:sz w:val="24"/>
            <w:szCs w:val="24"/>
          </w:rPr>
          <w:t>ir</w:t>
        </w:r>
      </w:ins>
      <w:r w:rsidR="00FF0FB9" w:rsidRPr="00FF0FB9">
        <w:rPr>
          <w:sz w:val="24"/>
          <w:szCs w:val="24"/>
        </w:rPr>
        <w:t xml:space="preserve"> application, </w:t>
      </w:r>
      <w:ins w:id="13" w:author="Peggy Gannon" w:date="2018-12-05T21:02:00Z">
        <w:r w:rsidR="00FF0FB9" w:rsidRPr="00FF0FB9">
          <w:rPr>
            <w:sz w:val="24"/>
            <w:szCs w:val="24"/>
          </w:rPr>
          <w:t>V</w:t>
        </w:r>
      </w:ins>
      <w:del w:id="14" w:author="Peggy Gannon" w:date="2018-12-05T21:02:00Z">
        <w:r w:rsidR="00FF0FB9" w:rsidRPr="00FF0FB9">
          <w:rPr>
            <w:sz w:val="24"/>
            <w:szCs w:val="24"/>
          </w:rPr>
          <w:delText>v</w:delText>
        </w:r>
      </w:del>
      <w:r w:rsidR="00FF0FB9" w:rsidRPr="00FF0FB9">
        <w:rPr>
          <w:sz w:val="24"/>
          <w:szCs w:val="24"/>
        </w:rPr>
        <w:t>eterans can review each section of the form for accuracy</w:t>
      </w:r>
      <w:ins w:id="15" w:author="Peggy Gannon" w:date="2018-12-05T21:03:00Z">
        <w:r w:rsidR="00FF0FB9" w:rsidRPr="00FF0FB9">
          <w:rPr>
            <w:sz w:val="24"/>
            <w:szCs w:val="24"/>
          </w:rPr>
          <w:t>,</w:t>
        </w:r>
      </w:ins>
      <w:r w:rsidR="00FF0FB9" w:rsidRPr="00FF0FB9">
        <w:rPr>
          <w:sz w:val="24"/>
          <w:szCs w:val="24"/>
        </w:rPr>
        <w:t xml:space="preserve"> using the ‘+’ toggle buttons to reveal detailed information. </w:t>
      </w:r>
      <w:ins w:id="16" w:author="Peggy Gannon" w:date="2018-12-05T21:02:00Z">
        <w:r w:rsidR="00FF0FB9" w:rsidRPr="00FF0FB9">
          <w:rPr>
            <w:sz w:val="24"/>
            <w:szCs w:val="24"/>
          </w:rPr>
          <w:t xml:space="preserve">Veterans will need to accept the privacy policy and click the provided checkbox before they can submit their application. </w:t>
        </w:r>
        <w:del w:id="17" w:author="Peggy Gannon" w:date="2018-12-05T21:02:00Z">
          <w:r w:rsidR="00FF0FB9" w:rsidRPr="00FF0FB9">
            <w:rPr>
              <w:sz w:val="24"/>
              <w:szCs w:val="24"/>
            </w:rPr>
            <w:delText xml:space="preserve"> before </w:delText>
          </w:r>
        </w:del>
      </w:ins>
      <w:del w:id="18" w:author="Peggy Gannon" w:date="2018-12-05T21:02:00Z">
        <w:r w:rsidR="00FF0FB9" w:rsidRPr="00FF0FB9">
          <w:rPr>
            <w:sz w:val="24"/>
            <w:szCs w:val="24"/>
          </w:rPr>
          <w:delText>In order to submit the application, acceptance of the privacy is required by clicking the provided checkbox</w:delText>
        </w:r>
      </w:del>
      <w:r w:rsidR="00FF0FB9" w:rsidRPr="00FF0FB9">
        <w:rPr>
          <w:sz w:val="24"/>
          <w:szCs w:val="24"/>
        </w:rPr>
        <w:t>.</w:t>
      </w:r>
    </w:p>
    <w:p w14:paraId="71EC0764" w14:textId="77777777" w:rsidR="002C6F75" w:rsidRPr="002C6F75" w:rsidRDefault="002C6F75" w:rsidP="002C6F75"/>
    <w:p w14:paraId="150056B8" w14:textId="77777777" w:rsidR="001078FE" w:rsidRPr="001078FE" w:rsidRDefault="001078FE">
      <w:r w:rsidRPr="001078FE">
        <w:rPr>
          <w:noProof/>
        </w:rPr>
        <w:drawing>
          <wp:inline distT="0" distB="0" distL="0" distR="0" wp14:anchorId="0E98BA60" wp14:editId="63956E64">
            <wp:extent cx="4115029" cy="6078966"/>
            <wp:effectExtent l="12700" t="12700" r="1270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8660" cy="6099102"/>
                    </a:xfrm>
                    <a:prstGeom prst="rect">
                      <a:avLst/>
                    </a:prstGeom>
                    <a:ln>
                      <a:solidFill>
                        <a:schemeClr val="accent1"/>
                      </a:solidFill>
                    </a:ln>
                  </pic:spPr>
                </pic:pic>
              </a:graphicData>
            </a:graphic>
          </wp:inline>
        </w:drawing>
      </w:r>
    </w:p>
    <w:p w14:paraId="490B9E78" w14:textId="77777777" w:rsidR="00137D65" w:rsidRDefault="00137D65">
      <w:pPr>
        <w:rPr>
          <w:b/>
        </w:rPr>
      </w:pPr>
    </w:p>
    <w:p w14:paraId="5DCB4253" w14:textId="77777777" w:rsidR="00137D65" w:rsidRDefault="00137D65">
      <w:pPr>
        <w:pStyle w:val="Heading2"/>
      </w:pPr>
      <w:bookmarkStart w:id="19" w:name="_i6bvy049ib8z" w:colFirst="0" w:colLast="0"/>
      <w:bookmarkStart w:id="20" w:name="_4s4vlqp63u29" w:colFirst="0" w:colLast="0"/>
      <w:bookmarkEnd w:id="19"/>
      <w:bookmarkEnd w:id="20"/>
    </w:p>
    <w:p w14:paraId="59BC5719" w14:textId="77777777" w:rsidR="00137D65" w:rsidRDefault="00137D65"/>
    <w:p w14:paraId="0B598A2A" w14:textId="20559778" w:rsidR="00137D65" w:rsidRDefault="00A843B6">
      <w:ins w:id="21" w:author="Peggy Gannon" w:date="2018-12-05T21:05:00Z">
        <w:r>
          <w:t xml:space="preserve">Successful Submission: </w:t>
        </w:r>
      </w:ins>
      <w:r>
        <w:t xml:space="preserve">Submitted applications will receive a </w:t>
      </w:r>
      <w:r w:rsidR="002C6F75">
        <w:t>system generated message</w:t>
      </w:r>
      <w:r>
        <w:t xml:space="preserve"> that contains a </w:t>
      </w:r>
      <w:r>
        <w:rPr>
          <w:b/>
        </w:rPr>
        <w:t>‘C</w:t>
      </w:r>
      <w:r w:rsidR="00FF0FB9">
        <w:rPr>
          <w:b/>
        </w:rPr>
        <w:t>onfirmation number</w:t>
      </w:r>
      <w:r>
        <w:rPr>
          <w:b/>
        </w:rPr>
        <w:t>’</w:t>
      </w:r>
      <w:r>
        <w:t xml:space="preserve"> number that </w:t>
      </w:r>
      <w:ins w:id="22" w:author="Peggy Gannon" w:date="2018-12-05T21:04:00Z">
        <w:r>
          <w:t xml:space="preserve">Veterans can use to track </w:t>
        </w:r>
      </w:ins>
      <w:del w:id="23" w:author="Peggy Gannon" w:date="2018-12-05T21:04:00Z">
        <w:r>
          <w:delText>can be used to track</w:delText>
        </w:r>
      </w:del>
      <w:r>
        <w:t xml:space="preserve"> their application. </w:t>
      </w:r>
      <w:bookmarkStart w:id="24" w:name="_296sw2dal3er" w:colFirst="0" w:colLast="0"/>
      <w:bookmarkEnd w:id="24"/>
    </w:p>
    <w:p w14:paraId="0516144D" w14:textId="77777777" w:rsidR="00137D65" w:rsidRDefault="00137D65"/>
    <w:p w14:paraId="3B157370" w14:textId="2855DDDC" w:rsidR="00137D65" w:rsidRDefault="002C6F75">
      <w:r>
        <w:t>**</w:t>
      </w:r>
      <w:r w:rsidR="00A843B6">
        <w:t>Success Confirmation</w:t>
      </w:r>
      <w:r>
        <w:t xml:space="preserve">: </w:t>
      </w:r>
    </w:p>
    <w:p w14:paraId="40FA62A2" w14:textId="77777777" w:rsidR="00137D65" w:rsidRDefault="00137D65"/>
    <w:p w14:paraId="60A6BD9C" w14:textId="77777777" w:rsidR="00137D65" w:rsidRDefault="00CB2463">
      <w:r w:rsidRPr="00CB2463">
        <w:rPr>
          <w:noProof/>
        </w:rPr>
        <w:drawing>
          <wp:inline distT="0" distB="0" distL="0" distR="0" wp14:anchorId="79F50DE3" wp14:editId="1CC1C957">
            <wp:extent cx="3765481" cy="5107940"/>
            <wp:effectExtent l="12700" t="12700" r="6985" b="101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8961" cy="5139790"/>
                    </a:xfrm>
                    <a:prstGeom prst="rect">
                      <a:avLst/>
                    </a:prstGeom>
                    <a:ln>
                      <a:solidFill>
                        <a:schemeClr val="accent1"/>
                      </a:solidFill>
                    </a:ln>
                  </pic:spPr>
                </pic:pic>
              </a:graphicData>
            </a:graphic>
          </wp:inline>
        </w:drawing>
      </w:r>
    </w:p>
    <w:p w14:paraId="77C504ED" w14:textId="77777777" w:rsidR="00137D65" w:rsidRDefault="00137D65"/>
    <w:p w14:paraId="5C5AF095" w14:textId="77777777" w:rsidR="00137D65" w:rsidRDefault="00137D65"/>
    <w:p w14:paraId="703ECAA1" w14:textId="77777777" w:rsidR="002C6F75" w:rsidRDefault="002C6F75" w:rsidP="002C6F75"/>
    <w:p w14:paraId="2D53EC28" w14:textId="77777777" w:rsidR="002C6F75" w:rsidRDefault="002C6F75" w:rsidP="002C6F75"/>
    <w:p w14:paraId="0EA08D12" w14:textId="33F08610" w:rsidR="002C6F75" w:rsidRDefault="002C6F75" w:rsidP="002C6F75">
      <w:r>
        <w:t xml:space="preserve">After Submit:  An application is stored on the va.gov file, just like all of the other Education applications.  There is a nightly job that generates a spool file, which is then sent to </w:t>
      </w:r>
      <w:proofErr w:type="gramStart"/>
      <w:r>
        <w:t>an</w:t>
      </w:r>
      <w:proofErr w:type="gramEnd"/>
      <w:r>
        <w:t xml:space="preserve"> sftp site.  After that happens, a daily report is generated that contains the counts for all of the Education forms. Typically about 15 minutes after the daily report is generated, then a spool file submission report is generated.</w:t>
      </w:r>
    </w:p>
    <w:p w14:paraId="4837BBA4" w14:textId="77777777" w:rsidR="00137D65" w:rsidRDefault="00137D65">
      <w:pPr>
        <w:shd w:val="clear" w:color="auto" w:fill="FFFFFF"/>
        <w:spacing w:after="240"/>
        <w:rPr>
          <w:rFonts w:ascii="Arial" w:eastAsia="Arial" w:hAnsi="Arial" w:cs="Arial"/>
          <w:color w:val="24292E"/>
          <w:sz w:val="21"/>
          <w:szCs w:val="21"/>
        </w:rPr>
      </w:pPr>
      <w:bookmarkStart w:id="25" w:name="_alerw1vsqr62" w:colFirst="0" w:colLast="0"/>
      <w:bookmarkEnd w:id="25"/>
    </w:p>
    <w:sectPr w:rsidR="00137D65">
      <w:footerReference w:type="even" r:id="rId25"/>
      <w:footerReference w:type="defaul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879C0" w14:textId="77777777" w:rsidR="00D55FA8" w:rsidRDefault="00D55FA8">
      <w:r>
        <w:separator/>
      </w:r>
    </w:p>
  </w:endnote>
  <w:endnote w:type="continuationSeparator" w:id="0">
    <w:p w14:paraId="79426014" w14:textId="77777777" w:rsidR="00D55FA8" w:rsidRDefault="00D55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9C515" w14:textId="77777777" w:rsidR="00137D65" w:rsidRDefault="00137D65">
    <w:pPr>
      <w:pBdr>
        <w:top w:val="nil"/>
        <w:left w:val="nil"/>
        <w:bottom w:val="nil"/>
        <w:right w:val="nil"/>
        <w:between w:val="nil"/>
      </w:pBdr>
      <w:tabs>
        <w:tab w:val="center" w:pos="4680"/>
        <w:tab w:val="right" w:pos="9360"/>
      </w:tabs>
      <w:jc w:val="right"/>
      <w:rPr>
        <w:color w:val="000000"/>
      </w:rPr>
    </w:pPr>
  </w:p>
  <w:p w14:paraId="0EEA5F2B" w14:textId="77777777" w:rsidR="00137D65" w:rsidRDefault="00A843B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47567" w14:textId="77777777" w:rsidR="00137D65" w:rsidRDefault="00A843B6">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separate"/>
    </w:r>
    <w:r w:rsidR="00D0571A">
      <w:rPr>
        <w:noProof/>
        <w:color w:val="000000"/>
      </w:rPr>
      <w:t>2</w:t>
    </w:r>
    <w:r>
      <w:rPr>
        <w:color w:val="000000"/>
      </w:rPr>
      <w:fldChar w:fldCharType="end"/>
    </w:r>
  </w:p>
  <w:p w14:paraId="1C88D7BF" w14:textId="77777777" w:rsidR="00137D65" w:rsidRDefault="00A843B6">
    <w:pPr>
      <w:pBdr>
        <w:top w:val="nil"/>
        <w:left w:val="nil"/>
        <w:bottom w:val="nil"/>
        <w:right w:val="nil"/>
        <w:between w:val="nil"/>
      </w:pBdr>
      <w:shd w:val="clear" w:color="auto" w:fill="FFFFFF"/>
      <w:spacing w:before="100" w:after="100"/>
      <w:ind w:right="360"/>
      <w:rPr>
        <w:color w:val="000000"/>
      </w:rPr>
    </w:pPr>
    <w:r>
      <w:rPr>
        <w:rFonts w:ascii="Source Sans Pro" w:eastAsia="Source Sans Pro" w:hAnsi="Source Sans Pro" w:cs="Source Sans Pro"/>
        <w:b/>
        <w:color w:val="000000"/>
      </w:rPr>
      <w:t>Note</w:t>
    </w:r>
    <w:r>
      <w:rPr>
        <w:rFonts w:ascii="Gautami" w:eastAsia="Gautami" w:hAnsi="Gautami" w:cs="Gautami"/>
        <w:color w:val="000000"/>
      </w:rPr>
      <w:t>​</w:t>
    </w:r>
    <w:r>
      <w:rPr>
        <w:rFonts w:ascii="Source Sans Pro" w:eastAsia="Source Sans Pro" w:hAnsi="Source Sans Pro" w:cs="Source Sans Pro"/>
        <w:color w:val="000000"/>
      </w:rPr>
      <w:t xml:space="preserve">: </w:t>
    </w:r>
    <w:r>
      <w:rPr>
        <w:rFonts w:ascii="Source Sans Pro" w:eastAsia="Source Sans Pro" w:hAnsi="Source Sans Pro" w:cs="Source Sans Pro"/>
      </w:rPr>
      <w:t>A</w:t>
    </w:r>
    <w:r>
      <w:rPr>
        <w:rFonts w:ascii="Source Sans Pro" w:eastAsia="Source Sans Pro" w:hAnsi="Source Sans Pro" w:cs="Source Sans Pro"/>
        <w:color w:val="000000"/>
      </w:rPr>
      <w:t>ll information shown in the screenshots in this document is fake test user data.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726B4" w14:textId="77777777" w:rsidR="00D55FA8" w:rsidRDefault="00D55FA8">
      <w:r>
        <w:separator/>
      </w:r>
    </w:p>
  </w:footnote>
  <w:footnote w:type="continuationSeparator" w:id="0">
    <w:p w14:paraId="6C2DCEF8" w14:textId="77777777" w:rsidR="00D55FA8" w:rsidRDefault="00D55F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A3FC9"/>
    <w:multiLevelType w:val="multilevel"/>
    <w:tmpl w:val="A7BAF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093ACF"/>
    <w:multiLevelType w:val="multilevel"/>
    <w:tmpl w:val="CBC86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5C3388E"/>
    <w:multiLevelType w:val="multilevel"/>
    <w:tmpl w:val="C92C433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D65"/>
    <w:rsid w:val="00071830"/>
    <w:rsid w:val="001078FE"/>
    <w:rsid w:val="00137D65"/>
    <w:rsid w:val="002C6F75"/>
    <w:rsid w:val="0036666E"/>
    <w:rsid w:val="004C4BC7"/>
    <w:rsid w:val="0059191E"/>
    <w:rsid w:val="006C170D"/>
    <w:rsid w:val="007654E5"/>
    <w:rsid w:val="008430AA"/>
    <w:rsid w:val="00891C98"/>
    <w:rsid w:val="008E2F70"/>
    <w:rsid w:val="00A843B6"/>
    <w:rsid w:val="00B865B8"/>
    <w:rsid w:val="00C817B1"/>
    <w:rsid w:val="00CB2463"/>
    <w:rsid w:val="00CD2580"/>
    <w:rsid w:val="00CE47C0"/>
    <w:rsid w:val="00D0571A"/>
    <w:rsid w:val="00D55FA8"/>
    <w:rsid w:val="00D718A9"/>
    <w:rsid w:val="00FF0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96B00"/>
  <w15:docId w15:val="{4BCADD07-E910-1C4C-904D-4CB93F861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000000"/>
      <w:sz w:val="52"/>
      <w:szCs w:val="52"/>
    </w:rPr>
  </w:style>
  <w:style w:type="paragraph" w:styleId="Heading2">
    <w:name w:val="heading 2"/>
    <w:basedOn w:val="Normal"/>
    <w:next w:val="Normal"/>
    <w:uiPriority w:val="9"/>
    <w:unhideWhenUsed/>
    <w:qFormat/>
    <w:pPr>
      <w:keepNext/>
      <w:keepLines/>
      <w:spacing w:before="40"/>
      <w:outlineLvl w:val="1"/>
    </w:pPr>
    <w:rPr>
      <w:color w:val="000000"/>
      <w:sz w:val="36"/>
      <w:szCs w:val="36"/>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40"/>
      <w:outlineLvl w:val="2"/>
    </w:pPr>
    <w:rPr>
      <w:i/>
      <w:color w:val="3B3838"/>
      <w:sz w:val="28"/>
      <w:szCs w:val="28"/>
    </w:rPr>
  </w:style>
  <w:style w:type="paragraph" w:styleId="Heading4">
    <w:name w:val="heading 4"/>
    <w:basedOn w:val="Normal"/>
    <w:next w:val="Normal"/>
    <w:uiPriority w:val="9"/>
    <w:semiHidden/>
    <w:unhideWhenUsed/>
    <w:qFormat/>
    <w:pPr>
      <w:keepNext/>
      <w:keepLines/>
      <w:spacing w:before="4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91C98"/>
    <w:rPr>
      <w:sz w:val="18"/>
      <w:szCs w:val="18"/>
    </w:rPr>
  </w:style>
  <w:style w:type="character" w:customStyle="1" w:styleId="BalloonTextChar">
    <w:name w:val="Balloon Text Char"/>
    <w:basedOn w:val="DefaultParagraphFont"/>
    <w:link w:val="BalloonText"/>
    <w:uiPriority w:val="99"/>
    <w:semiHidden/>
    <w:rsid w:val="00891C98"/>
    <w:rPr>
      <w:sz w:val="18"/>
      <w:szCs w:val="18"/>
    </w:rPr>
  </w:style>
  <w:style w:type="character" w:styleId="Hyperlink">
    <w:name w:val="Hyperlink"/>
    <w:basedOn w:val="DefaultParagraphFont"/>
    <w:uiPriority w:val="99"/>
    <w:unhideWhenUsed/>
    <w:rsid w:val="00CD2580"/>
    <w:rPr>
      <w:color w:val="0000FF" w:themeColor="hyperlink"/>
      <w:u w:val="single"/>
    </w:rPr>
  </w:style>
  <w:style w:type="character" w:styleId="UnresolvedMention">
    <w:name w:val="Unresolved Mention"/>
    <w:basedOn w:val="DefaultParagraphFont"/>
    <w:uiPriority w:val="99"/>
    <w:semiHidden/>
    <w:unhideWhenUsed/>
    <w:rsid w:val="00CD25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ging.va.gov/education/how-to-apply/"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va.gov/education/apply-for-education-benefits/application/0994/introdu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16</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Walter, Jenny [USA]</cp:lastModifiedBy>
  <cp:revision>8</cp:revision>
  <dcterms:created xsi:type="dcterms:W3CDTF">2019-01-31T20:07:00Z</dcterms:created>
  <dcterms:modified xsi:type="dcterms:W3CDTF">2019-02-06T16:44:00Z</dcterms:modified>
</cp:coreProperties>
</file>