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270" w:firstLine="0"/>
        <w:rPr>
          <w:rFonts w:ascii="Arial" w:cs="Arial" w:eastAsia="Arial" w:hAnsi="Arial"/>
        </w:rPr>
      </w:pPr>
      <w:r w:rsidDel="00000000" w:rsidR="00000000" w:rsidRPr="00000000">
        <w:rPr/>
        <w:drawing>
          <wp:inline distB="0" distT="0" distL="0" distR="0">
            <wp:extent cx="4643755" cy="2812415"/>
            <wp:effectExtent b="0" l="0" r="0" t="0"/>
            <wp:docPr descr="Title Banner with VA seal and text reading: VA US Department of Veterans Affairs" id="34" name="image40.png"/>
            <a:graphic>
              <a:graphicData uri="http://schemas.openxmlformats.org/drawingml/2006/picture">
                <pic:pic>
                  <pic:nvPicPr>
                    <pic:cNvPr descr="Title Banner with VA seal and text reading: VA US Department of Veterans Affairs" id="0" name="image40.png"/>
                    <pic:cNvPicPr preferRelativeResize="0"/>
                  </pic:nvPicPr>
                  <pic:blipFill>
                    <a:blip r:embed="rId7"/>
                    <a:srcRect b="0" l="0" r="0" t="0"/>
                    <a:stretch>
                      <a:fillRect/>
                    </a:stretch>
                  </pic:blipFill>
                  <pic:spPr>
                    <a:xfrm>
                      <a:off x="0" y="0"/>
                      <a:ext cx="464375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color w:val="4472c4"/>
          <w:sz w:val="52"/>
          <w:szCs w:val="52"/>
          <w:rtl w:val="0"/>
        </w:rPr>
        <w:t xml:space="preserve">Health Benefits Update</w:t>
        <w:br w:type="textWrapping"/>
      </w:r>
      <w:r w:rsidDel="00000000" w:rsidR="00000000" w:rsidRPr="00000000">
        <w:rPr>
          <w:rFonts w:ascii="Arial" w:cs="Arial" w:eastAsia="Arial" w:hAnsi="Arial"/>
          <w:color w:val="4472c4"/>
          <w:sz w:val="52"/>
          <w:szCs w:val="52"/>
          <w:shd w:fill="auto" w:val="clear"/>
          <w:rtl w:val="0"/>
        </w:rPr>
        <w:t xml:space="preserve">Form 10-10EZ (Digitization)</w:t>
      </w:r>
      <w:r w:rsidDel="00000000" w:rsidR="00000000" w:rsidRPr="00000000">
        <w:rPr>
          <w:rtl w:val="0"/>
        </w:rPr>
      </w:r>
    </w:p>
    <w:p w:rsidR="00000000" w:rsidDel="00000000" w:rsidP="00000000" w:rsidRDefault="00000000" w:rsidRPr="00000000" w14:paraId="00000004">
      <w:pPr>
        <w:rPr>
          <w:ins w:author="Alex Seelig" w:id="1" w:date="2024-07-10T18:14:48Z"/>
          <w:rFonts w:ascii="Arial" w:cs="Arial" w:eastAsia="Arial" w:hAnsi="Arial"/>
          <w:color w:val="000000"/>
          <w:sz w:val="32"/>
          <w:szCs w:val="32"/>
          <w:shd w:fill="auto" w:val="clear"/>
        </w:rPr>
      </w:pPr>
      <w:r w:rsidDel="00000000" w:rsidR="00000000" w:rsidRPr="00000000">
        <w:rPr>
          <w:rFonts w:ascii="Arial" w:cs="Arial" w:eastAsia="Arial" w:hAnsi="Arial"/>
          <w:color w:val="000000"/>
          <w:sz w:val="32"/>
          <w:szCs w:val="32"/>
          <w:shd w:fill="auto" w:val="clear"/>
          <w:rtl w:val="0"/>
        </w:rPr>
        <w:t xml:space="preserve">Version </w:t>
      </w:r>
      <w:ins w:author="Alex Seelig" w:id="0" w:date="2024-07-10T18:14:32Z">
        <w:r w:rsidDel="00000000" w:rsidR="00000000" w:rsidRPr="00000000">
          <w:rPr>
            <w:rFonts w:ascii="Arial" w:cs="Arial" w:eastAsia="Arial" w:hAnsi="Arial"/>
            <w:color w:val="000000"/>
            <w:sz w:val="32"/>
            <w:szCs w:val="32"/>
            <w:shd w:fill="auto" w:val="clear"/>
            <w:rtl w:val="0"/>
          </w:rPr>
          <w:t xml:space="preserve">2</w:t>
        </w:r>
      </w:ins>
      <w:del w:author="Alex Seelig" w:id="0" w:date="2024-07-10T18:14:32Z">
        <w:r w:rsidDel="00000000" w:rsidR="00000000" w:rsidRPr="00000000">
          <w:rPr>
            <w:rFonts w:ascii="Arial" w:cs="Arial" w:eastAsia="Arial" w:hAnsi="Arial"/>
            <w:sz w:val="32"/>
            <w:szCs w:val="32"/>
            <w:shd w:fill="auto" w:val="clear"/>
            <w:rtl w:val="0"/>
          </w:rPr>
          <w:delText xml:space="preserve">1</w:delText>
        </w:r>
      </w:del>
      <w:r w:rsidDel="00000000" w:rsidR="00000000" w:rsidRPr="00000000">
        <w:rPr>
          <w:rFonts w:ascii="Arial" w:cs="Arial" w:eastAsia="Arial" w:hAnsi="Arial"/>
          <w:color w:val="000000"/>
          <w:sz w:val="32"/>
          <w:szCs w:val="32"/>
          <w:shd w:fill="auto" w:val="clear"/>
          <w:rtl w:val="0"/>
        </w:rPr>
        <w:br w:type="textWrapping"/>
      </w:r>
      <w:ins w:author="Alex Seelig" w:id="1" w:date="2024-07-10T18:14:48Z">
        <w:r w:rsidDel="00000000" w:rsidR="00000000" w:rsidRPr="00000000">
          <w:rPr>
            <w:rFonts w:ascii="Arial" w:cs="Arial" w:eastAsia="Arial" w:hAnsi="Arial"/>
            <w:color w:val="000000"/>
            <w:sz w:val="32"/>
            <w:szCs w:val="32"/>
            <w:shd w:fill="auto" w:val="clear"/>
            <w:rtl w:val="0"/>
          </w:rPr>
          <w:t xml:space="preserve">Version Date: July, 2024</w:t>
        </w:r>
      </w:ins>
    </w:p>
    <w:p w:rsidR="00000000" w:rsidDel="00000000" w:rsidP="00000000" w:rsidRDefault="00000000" w:rsidRPr="00000000" w14:paraId="00000005">
      <w:pPr>
        <w:rPr>
          <w:rFonts w:ascii="Arial" w:cs="Arial" w:eastAsia="Arial" w:hAnsi="Arial"/>
          <w:shd w:fill="auto" w:val="clear"/>
        </w:rPr>
      </w:pPr>
      <w:r w:rsidDel="00000000" w:rsidR="00000000" w:rsidRPr="00000000">
        <w:rPr>
          <w:rFonts w:ascii="Arial" w:cs="Arial" w:eastAsia="Arial" w:hAnsi="Arial"/>
          <w:color w:val="000000"/>
          <w:sz w:val="32"/>
          <w:szCs w:val="32"/>
          <w:shd w:fill="auto" w:val="clear"/>
          <w:rtl w:val="0"/>
        </w:rPr>
        <w:t xml:space="preserve">Launch: </w:t>
      </w:r>
      <w:ins w:author="Alex Seelig" w:id="2" w:date="2024-07-10T18:14:37Z">
        <w:r w:rsidDel="00000000" w:rsidR="00000000" w:rsidRPr="00000000">
          <w:rPr>
            <w:rFonts w:ascii="Arial" w:cs="Arial" w:eastAsia="Arial" w:hAnsi="Arial"/>
            <w:color w:val="000000"/>
            <w:sz w:val="32"/>
            <w:szCs w:val="32"/>
            <w:shd w:fill="auto" w:val="clear"/>
            <w:rtl w:val="0"/>
          </w:rPr>
          <w:t xml:space="preserve">April 11, 2024</w:t>
        </w:r>
      </w:ins>
      <w:del w:author="Alex Seelig" w:id="2" w:date="2024-07-10T18:14:37Z">
        <w:r w:rsidDel="00000000" w:rsidR="00000000" w:rsidRPr="00000000">
          <w:rPr>
            <w:rFonts w:ascii="Arial" w:cs="Arial" w:eastAsia="Arial" w:hAnsi="Arial"/>
            <w:color w:val="000000"/>
            <w:sz w:val="32"/>
            <w:szCs w:val="32"/>
            <w:shd w:fill="auto" w:val="clear"/>
            <w:rtl w:val="0"/>
          </w:rPr>
          <w:delText xml:space="preserve">Early December 2023</w:delText>
        </w:r>
      </w:del>
      <w:r w:rsidDel="00000000" w:rsidR="00000000" w:rsidRPr="00000000">
        <w:rPr>
          <w:rtl w:val="0"/>
        </w:rPr>
      </w:r>
    </w:p>
    <w:p w:rsidR="00000000" w:rsidDel="00000000" w:rsidP="00000000" w:rsidRDefault="00000000" w:rsidRPr="00000000" w14:paraId="00000006">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spacing w:after="0" w:before="0" w:line="259" w:lineRule="auto"/>
        <w:rPr>
          <w:rFonts w:ascii="Arial" w:cs="Arial" w:eastAsia="Arial" w:hAnsi="Arial"/>
        </w:rPr>
      </w:pPr>
      <w:r w:rsidDel="00000000" w:rsidR="00000000" w:rsidRPr="00000000">
        <w:rPr>
          <w:rFonts w:ascii="Arial" w:cs="Arial" w:eastAsia="Arial" w:hAnsi="Arial"/>
          <w:b w:val="0"/>
          <w:color w:val="000000"/>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leader="none" w:pos="9360"/>
            </w:tabs>
            <w:spacing w:after="0"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gjdgxs">
            <w:r w:rsidDel="00000000" w:rsidR="00000000" w:rsidRPr="00000000">
              <w:rPr>
                <w:rFonts w:ascii="Arial" w:cs="Arial" w:eastAsia="Arial" w:hAnsi="Arial"/>
                <w:b w:val="0"/>
                <w:color w:val="000000"/>
                <w:rtl w:val="0"/>
              </w:rPr>
              <w:t xml:space="preserve">Overview and Navigation</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9">
          <w:pPr>
            <w:tabs>
              <w:tab w:val="right" w:leader="none" w:pos="9360"/>
            </w:tabs>
            <w:spacing w:after="0" w:before="200" w:line="240" w:lineRule="auto"/>
            <w:rPr/>
          </w:pPr>
          <w:hyperlink w:anchor="30j0zll">
            <w:r w:rsidDel="00000000" w:rsidR="00000000" w:rsidRPr="00000000">
              <w:rPr>
                <w:rFonts w:ascii="Arial" w:cs="Arial" w:eastAsia="Arial" w:hAnsi="Arial"/>
                <w:b w:val="0"/>
                <w:color w:val="000000"/>
                <w:rtl w:val="0"/>
              </w:rPr>
              <w:t xml:space="preserve">Introduction Page</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A">
          <w:pPr>
            <w:tabs>
              <w:tab w:val="right" w:leader="none" w:pos="9360"/>
            </w:tabs>
            <w:spacing w:after="0" w:before="60" w:line="240" w:lineRule="auto"/>
            <w:ind w:left="360" w:firstLine="0"/>
            <w:rPr/>
          </w:pPr>
          <w:hyperlink w:anchor="1fob9te">
            <w:r w:rsidDel="00000000" w:rsidR="00000000" w:rsidRPr="00000000">
              <w:rPr>
                <w:rFonts w:ascii="Arial" w:cs="Arial" w:eastAsia="Arial" w:hAnsi="Arial"/>
                <w:rtl w:val="0"/>
              </w:rPr>
              <w:t xml:space="preserve">Signed-in Users: LOA1 (Not Identity Verified)</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B">
          <w:pPr>
            <w:tabs>
              <w:tab w:val="right" w:leader="none" w:pos="9360"/>
            </w:tabs>
            <w:spacing w:after="0" w:before="60" w:line="240" w:lineRule="auto"/>
            <w:ind w:left="360" w:firstLine="0"/>
            <w:rPr/>
          </w:pPr>
          <w:hyperlink w:anchor="2et92p0">
            <w:r w:rsidDel="00000000" w:rsidR="00000000" w:rsidRPr="00000000">
              <w:rPr>
                <w:rFonts w:ascii="Arial" w:cs="Arial" w:eastAsia="Arial" w:hAnsi="Arial"/>
                <w:rtl w:val="0"/>
              </w:rPr>
              <w:t xml:space="preserve">Signed-in Users: LOA3 (Identity Verified)</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C">
          <w:pPr>
            <w:tabs>
              <w:tab w:val="right" w:leader="none" w:pos="9360"/>
            </w:tabs>
            <w:spacing w:after="0" w:before="200" w:line="240" w:lineRule="auto"/>
            <w:rPr/>
          </w:pPr>
          <w:hyperlink w:anchor="3dy6vkm">
            <w:r w:rsidDel="00000000" w:rsidR="00000000" w:rsidRPr="00000000">
              <w:rPr>
                <w:rFonts w:ascii="Arial" w:cs="Arial" w:eastAsia="Arial" w:hAnsi="Arial"/>
                <w:b w:val="0"/>
                <w:color w:val="000000"/>
                <w:rtl w:val="0"/>
              </w:rPr>
              <w:t xml:space="preserve">Filling Out the Form</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D">
          <w:pPr>
            <w:tabs>
              <w:tab w:val="right" w:leader="none" w:pos="9360"/>
            </w:tabs>
            <w:spacing w:after="0" w:before="60" w:line="240" w:lineRule="auto"/>
            <w:ind w:left="360" w:firstLine="0"/>
            <w:rPr/>
          </w:pPr>
          <w:hyperlink w:anchor="2s8eyo1">
            <w:r w:rsidDel="00000000" w:rsidR="00000000" w:rsidRPr="00000000">
              <w:rPr>
                <w:rFonts w:ascii="Arial" w:cs="Arial" w:eastAsia="Arial" w:hAnsi="Arial"/>
                <w:b w:val="0"/>
                <w:color w:val="000000"/>
                <w:rtl w:val="0"/>
              </w:rPr>
              <w:t xml:space="preserve">Veteran Information</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E">
          <w:pPr>
            <w:tabs>
              <w:tab w:val="right" w:leader="none" w:pos="9360"/>
            </w:tabs>
            <w:spacing w:after="0" w:before="60" w:line="240" w:lineRule="auto"/>
            <w:ind w:left="720" w:firstLine="0"/>
            <w:rPr/>
          </w:pPr>
          <w:hyperlink w:anchor="3rdcrjn">
            <w:r w:rsidDel="00000000" w:rsidR="00000000" w:rsidRPr="00000000">
              <w:rPr>
                <w:rFonts w:ascii="Arial" w:cs="Arial" w:eastAsia="Arial" w:hAnsi="Arial"/>
                <w:b w:val="0"/>
                <w:color w:val="000000"/>
                <w:rtl w:val="0"/>
              </w:rPr>
              <w:t xml:space="preserve">Step 1 of </w:t>
            </w:r>
          </w:hyperlink>
          <w:ins w:author="Alex Seelig" w:id="3" w:date="2024-07-17T22:27:31Z">
            <w:r w:rsidDel="00000000" w:rsidR="00000000" w:rsidRPr="00000000">
              <w:fldChar w:fldCharType="begin"/>
            </w:r>
            <w:r w:rsidDel="00000000" w:rsidR="00000000" w:rsidRPr="00000000">
              <w:instrText xml:space="preserve">HYPERLINK \l "3rdcrjn"</w:instrText>
            </w:r>
            <w:r w:rsidDel="00000000" w:rsidR="00000000" w:rsidRPr="00000000">
              <w:fldChar w:fldCharType="separate"/>
            </w:r>
            <w:r w:rsidDel="00000000" w:rsidR="00000000" w:rsidRPr="00000000">
              <w:rPr>
                <w:rFonts w:ascii="Arial" w:cs="Arial" w:eastAsia="Arial" w:hAnsi="Arial"/>
                <w:b w:val="0"/>
                <w:color w:val="000000"/>
                <w:rtl w:val="0"/>
              </w:rPr>
              <w:t xml:space="preserve">5</w:t>
            </w:r>
            <w:r w:rsidDel="00000000" w:rsidR="00000000" w:rsidRPr="00000000">
              <w:fldChar w:fldCharType="end"/>
            </w:r>
          </w:ins>
          <w:del w:author="Alex Seelig" w:id="3" w:date="2024-07-17T22:27:31Z">
            <w:r w:rsidDel="00000000" w:rsidR="00000000" w:rsidRPr="00000000">
              <w:fldChar w:fldCharType="begin"/>
            </w:r>
            <w:r w:rsidDel="00000000" w:rsidR="00000000" w:rsidRPr="00000000">
              <w:delInstrText xml:space="preserve">HYPERLINK \l "3rdcrjn"</w:delInstrText>
            </w:r>
            <w:r w:rsidDel="00000000" w:rsidR="00000000" w:rsidRPr="00000000">
              <w:fldChar w:fldCharType="separate"/>
            </w:r>
            <w:r w:rsidDel="00000000" w:rsidR="00000000" w:rsidRPr="00000000">
              <w:rPr>
                <w:rFonts w:ascii="Arial" w:cs="Arial" w:eastAsia="Arial" w:hAnsi="Arial"/>
                <w:b w:val="0"/>
                <w:color w:val="000000"/>
                <w:rtl w:val="0"/>
              </w:rPr>
              <w:delText xml:space="preserve">4</w:delText>
            </w:r>
            <w:r w:rsidDel="00000000" w:rsidR="00000000" w:rsidRPr="00000000">
              <w:fldChar w:fldCharType="end"/>
            </w:r>
          </w:del>
          <w:hyperlink w:anchor="3rdcrjn">
            <w:r w:rsidDel="00000000" w:rsidR="00000000" w:rsidRPr="00000000">
              <w:rPr>
                <w:rFonts w:ascii="Arial" w:cs="Arial" w:eastAsia="Arial" w:hAnsi="Arial"/>
                <w:b w:val="0"/>
                <w:color w:val="000000"/>
                <w:rtl w:val="0"/>
              </w:rPr>
              <w:t xml:space="preserve">: Names</w:t>
            </w:r>
          </w:hyperlink>
          <w:r w:rsidDel="00000000" w:rsidR="00000000" w:rsidRPr="00000000">
            <w:rPr>
              <w:rFonts w:ascii="Arial" w:cs="Arial" w:eastAsia="Arial" w:hAnsi="Arial"/>
              <w:b w:val="0"/>
              <w:color w:val="000000"/>
              <w:rtl w:val="0"/>
            </w:rPr>
            <w:br w:type="textWrapping"/>
            <w:t xml:space="preserve">     </w:t>
          </w:r>
          <w:hyperlink w:anchor="26in1rg">
            <w:r w:rsidDel="00000000" w:rsidR="00000000" w:rsidRPr="00000000">
              <w:rPr>
                <w:rFonts w:ascii="Arial" w:cs="Arial" w:eastAsia="Arial" w:hAnsi="Arial"/>
                <w:b w:val="0"/>
                <w:color w:val="000000"/>
                <w:rtl w:val="0"/>
              </w:rPr>
              <w:t xml:space="preserve">Authenticated User</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0F">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35nkun2">
            <w:r w:rsidDel="00000000" w:rsidR="00000000" w:rsidRPr="00000000">
              <w:rPr>
                <w:rFonts w:ascii="Arial" w:cs="Arial" w:eastAsia="Arial" w:hAnsi="Arial"/>
                <w:rtl w:val="0"/>
              </w:rPr>
              <w:t xml:space="preserve">Step 1 of </w:t>
            </w:r>
          </w:hyperlink>
          <w:ins w:author="Alex Seelig" w:id="4" w:date="2024-07-17T22:27:34Z">
            <w:r w:rsidDel="00000000" w:rsidR="00000000" w:rsidRPr="00000000">
              <w:fldChar w:fldCharType="begin"/>
            </w:r>
            <w:r w:rsidDel="00000000" w:rsidR="00000000" w:rsidRPr="00000000">
              <w:instrText xml:space="preserve">HYPERLINK \l "35nkun2"</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4" w:date="2024-07-17T22:27:34Z">
            <w:r w:rsidDel="00000000" w:rsidR="00000000" w:rsidRPr="00000000">
              <w:fldChar w:fldCharType="begin"/>
            </w:r>
            <w:r w:rsidDel="00000000" w:rsidR="00000000" w:rsidRPr="00000000">
              <w:delInstrText xml:space="preserve">HYPERLINK \l "35nkun2"</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35nkun2">
            <w:r w:rsidDel="00000000" w:rsidR="00000000" w:rsidRPr="00000000">
              <w:rPr>
                <w:rFonts w:ascii="Arial" w:cs="Arial" w:eastAsia="Arial" w:hAnsi="Arial"/>
                <w:rtl w:val="0"/>
              </w:rPr>
              <w:t xml:space="preserve">: Mailing Address</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0">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44sinio">
            <w:r w:rsidDel="00000000" w:rsidR="00000000" w:rsidRPr="00000000">
              <w:rPr>
                <w:rFonts w:ascii="Arial" w:cs="Arial" w:eastAsia="Arial" w:hAnsi="Arial"/>
                <w:rtl w:val="0"/>
              </w:rPr>
              <w:t xml:space="preserve">Step 1 of </w:t>
            </w:r>
          </w:hyperlink>
          <w:ins w:author="Alex Seelig" w:id="5" w:date="2024-07-17T22:27:37Z">
            <w:r w:rsidDel="00000000" w:rsidR="00000000" w:rsidRPr="00000000">
              <w:fldChar w:fldCharType="begin"/>
            </w:r>
            <w:r w:rsidDel="00000000" w:rsidR="00000000" w:rsidRPr="00000000">
              <w:instrText xml:space="preserve">HYPERLINK \l "44sinio"</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5" w:date="2024-07-17T22:27:37Z">
            <w:r w:rsidDel="00000000" w:rsidR="00000000" w:rsidRPr="00000000">
              <w:fldChar w:fldCharType="begin"/>
            </w:r>
            <w:r w:rsidDel="00000000" w:rsidR="00000000" w:rsidRPr="00000000">
              <w:delInstrText xml:space="preserve">HYPERLINK \l "44sinio"</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44sinio">
            <w:r w:rsidDel="00000000" w:rsidR="00000000" w:rsidRPr="00000000">
              <w:rPr>
                <w:rFonts w:ascii="Arial" w:cs="Arial" w:eastAsia="Arial" w:hAnsi="Arial"/>
                <w:rtl w:val="0"/>
              </w:rPr>
              <w:t xml:space="preserve">: Phone and Email</w:t>
            </w:r>
          </w:hyperlink>
          <w:r w:rsidDel="00000000" w:rsidR="00000000" w:rsidRPr="00000000">
            <w:rPr>
              <w:rtl w:val="0"/>
            </w:rPr>
          </w:r>
        </w:p>
        <w:p w:rsidR="00000000" w:rsidDel="00000000" w:rsidP="00000000" w:rsidRDefault="00000000" w:rsidRPr="00000000" w14:paraId="00000011">
          <w:pPr>
            <w:tabs>
              <w:tab w:val="right" w:leader="none" w:pos="9360"/>
            </w:tabs>
            <w:spacing w:after="0" w:before="60" w:line="240" w:lineRule="auto"/>
            <w:ind w:left="360" w:firstLine="0"/>
            <w:rPr>
              <w:ins w:author="Alex Seelig" w:id="6" w:date="2024-07-17T22:27:06Z"/>
            </w:rPr>
          </w:pPr>
          <w:ins w:author="Alex Seelig" w:id="6" w:date="2024-07-17T22:27:06Z">
            <w:r w:rsidDel="00000000" w:rsidR="00000000" w:rsidRPr="00000000">
              <w:rPr>
                <w:rtl w:val="0"/>
              </w:rPr>
              <w:t xml:space="preserve">Military Service</w:t>
            </w:r>
          </w:ins>
        </w:p>
        <w:p w:rsidR="00000000" w:rsidDel="00000000" w:rsidP="00000000" w:rsidRDefault="00000000" w:rsidRPr="00000000" w14:paraId="00000012">
          <w:pPr>
            <w:tabs>
              <w:tab w:val="right" w:leader="none" w:pos="9360"/>
            </w:tabs>
            <w:spacing w:before="60" w:lineRule="auto"/>
            <w:ind w:left="720" w:firstLine="0"/>
            <w:rPr>
              <w:ins w:author="Alex Seelig" w:id="6" w:date="2024-07-17T22:27:06Z"/>
            </w:rPr>
          </w:pPr>
          <w:r w:rsidDel="00000000" w:rsidR="00000000" w:rsidRPr="00000000">
            <w:fldChar w:fldCharType="begin"/>
            <w:instrText xml:space="preserve"> HYPERLINK \l "4i7ojhp" </w:instrText>
            <w:fldChar w:fldCharType="separate"/>
          </w:r>
          <w:ins w:author="Alex Seelig" w:id="6" w:date="2024-07-17T22:27:06Z">
            <w:r w:rsidDel="00000000" w:rsidR="00000000" w:rsidRPr="00000000">
              <w:rPr>
                <w:rtl w:val="0"/>
              </w:rPr>
              <w:t xml:space="preserve">Step 2 of 5: </w:t>
            </w:r>
          </w:ins>
        </w:p>
        <w:p w:rsidR="00000000" w:rsidDel="00000000" w:rsidP="00000000" w:rsidRDefault="00000000" w:rsidRPr="00000000" w14:paraId="00000013">
          <w:pPr>
            <w:tabs>
              <w:tab w:val="right" w:leader="none" w:pos="9360"/>
            </w:tabs>
            <w:spacing w:before="60" w:lineRule="auto"/>
            <w:ind w:left="720" w:firstLine="0"/>
            <w:rPr>
              <w:ins w:author="Alex Seelig" w:id="6" w:date="2024-07-17T22:27:06Z"/>
            </w:rPr>
          </w:pPr>
          <w:ins w:author="Alex Seelig" w:id="6" w:date="2024-07-17T22:27:06Z">
            <w:r w:rsidDel="00000000" w:rsidR="00000000" w:rsidRPr="00000000">
              <w:rPr>
                <w:rtl w:val="0"/>
              </w:rPr>
              <w:t xml:space="preserve">Step 2 of 5: Marital Status</w:t>
            </w:r>
            <w:r w:rsidDel="00000000" w:rsidR="00000000" w:rsidRPr="00000000">
              <w:fldChar w:fldCharType="end"/>
            </w:r>
            <w:r w:rsidDel="00000000" w:rsidR="00000000" w:rsidRPr="00000000">
              <w:rPr>
                <w:rtl w:val="0"/>
              </w:rPr>
              <w:tab/>
            </w:r>
            <w:r w:rsidDel="00000000" w:rsidR="00000000" w:rsidRPr="00000000">
              <w:rPr>
                <w:rtl w:val="0"/>
              </w:rPr>
            </w:r>
          </w:ins>
        </w:p>
        <w:p w:rsidR="00000000" w:rsidDel="00000000" w:rsidP="00000000" w:rsidRDefault="00000000" w:rsidRPr="00000000" w14:paraId="00000014">
          <w:pPr>
            <w:tabs>
              <w:tab w:val="right" w:leader="none" w:pos="9360"/>
            </w:tabs>
            <w:spacing w:before="60" w:lineRule="auto"/>
            <w:ind w:left="720" w:firstLine="0"/>
            <w:rPr>
              <w:ins w:author="Alex Seelig" w:id="6" w:date="2024-07-17T22:27:06Z"/>
            </w:rPr>
          </w:pPr>
          <w:ins w:author="Alex Seelig" w:id="6" w:date="2024-07-17T22:27:06Z">
            <w:r w:rsidDel="00000000" w:rsidR="00000000" w:rsidRPr="00000000">
              <w:fldChar w:fldCharType="begin"/>
            </w:r>
            <w:r w:rsidDel="00000000" w:rsidR="00000000" w:rsidRPr="00000000">
              <w:instrText xml:space="preserve">HYPERLINK \l "4i7ojhp"</w:instrText>
            </w:r>
            <w:r w:rsidDel="00000000" w:rsidR="00000000" w:rsidRPr="00000000">
              <w:fldChar w:fldCharType="separate"/>
            </w:r>
            <w:r w:rsidDel="00000000" w:rsidR="00000000" w:rsidRPr="00000000">
              <w:rPr>
                <w:rtl w:val="0"/>
              </w:rPr>
              <w:t xml:space="preserve">Step 2 of 5: Marital Status</w:t>
            </w:r>
            <w:r w:rsidDel="00000000" w:rsidR="00000000" w:rsidRPr="00000000">
              <w:fldChar w:fldCharType="end"/>
            </w:r>
            <w:r w:rsidDel="00000000" w:rsidR="00000000" w:rsidRPr="00000000">
              <w:rPr>
                <w:rtl w:val="0"/>
              </w:rPr>
              <w:tab/>
            </w:r>
            <w:r w:rsidDel="00000000" w:rsidR="00000000" w:rsidRPr="00000000">
              <w:rPr>
                <w:rtl w:val="0"/>
              </w:rPr>
            </w:r>
          </w:ins>
        </w:p>
        <w:p w:rsidR="00000000" w:rsidDel="00000000" w:rsidP="00000000" w:rsidRDefault="00000000" w:rsidRPr="00000000" w14:paraId="00000015">
          <w:pPr>
            <w:tabs>
              <w:tab w:val="right" w:leader="none" w:pos="9360"/>
            </w:tabs>
            <w:spacing w:before="60" w:lineRule="auto"/>
            <w:ind w:left="720" w:firstLine="0"/>
            <w:rPr>
              <w:ins w:author="Alex Seelig" w:id="6" w:date="2024-07-17T22:27:06Z"/>
            </w:rPr>
          </w:pPr>
          <w:ins w:author="Alex Seelig" w:id="6" w:date="2024-07-17T22:27:06Z">
            <w:r w:rsidDel="00000000" w:rsidR="00000000" w:rsidRPr="00000000">
              <w:fldChar w:fldCharType="begin"/>
            </w:r>
            <w:r w:rsidDel="00000000" w:rsidR="00000000" w:rsidRPr="00000000">
              <w:instrText xml:space="preserve">HYPERLINK \l "4i7ojhp"</w:instrText>
            </w:r>
            <w:r w:rsidDel="00000000" w:rsidR="00000000" w:rsidRPr="00000000">
              <w:fldChar w:fldCharType="separate"/>
            </w:r>
            <w:r w:rsidDel="00000000" w:rsidR="00000000" w:rsidRPr="00000000">
              <w:rPr>
                <w:rtl w:val="0"/>
              </w:rPr>
              <w:t xml:space="preserve">Step 2 of 5: Marital Status</w:t>
            </w:r>
            <w:r w:rsidDel="00000000" w:rsidR="00000000" w:rsidRPr="00000000">
              <w:fldChar w:fldCharType="end"/>
            </w:r>
            <w:r w:rsidDel="00000000" w:rsidR="00000000" w:rsidRPr="00000000">
              <w:rPr>
                <w:rtl w:val="0"/>
              </w:rPr>
              <w:tab/>
            </w:r>
            <w:r w:rsidDel="00000000" w:rsidR="00000000" w:rsidRPr="00000000">
              <w:rPr>
                <w:rtl w:val="0"/>
              </w:rPr>
            </w:r>
          </w:ins>
        </w:p>
        <w:p w:rsidR="00000000" w:rsidDel="00000000" w:rsidP="00000000" w:rsidRDefault="00000000" w:rsidRPr="00000000" w14:paraId="00000016">
          <w:pPr>
            <w:tabs>
              <w:tab w:val="right" w:leader="none" w:pos="9360"/>
            </w:tabs>
            <w:spacing w:before="60" w:lineRule="auto"/>
            <w:ind w:left="720" w:firstLine="0"/>
            <w:rPr>
              <w:ins w:author="Alex Seelig" w:id="6" w:date="2024-07-17T22:27:06Z"/>
            </w:rPr>
          </w:pPr>
          <w:ins w:author="Alex Seelig" w:id="6" w:date="2024-07-17T22:27:06Z">
            <w:r w:rsidDel="00000000" w:rsidR="00000000" w:rsidRPr="00000000">
              <w:fldChar w:fldCharType="begin"/>
            </w:r>
            <w:r w:rsidDel="00000000" w:rsidR="00000000" w:rsidRPr="00000000">
              <w:instrText xml:space="preserve">HYPERLINK \l "4i7ojhp"</w:instrText>
            </w:r>
            <w:r w:rsidDel="00000000" w:rsidR="00000000" w:rsidRPr="00000000">
              <w:fldChar w:fldCharType="separate"/>
            </w:r>
            <w:r w:rsidDel="00000000" w:rsidR="00000000" w:rsidRPr="00000000">
              <w:rPr>
                <w:rtl w:val="0"/>
              </w:rPr>
              <w:t xml:space="preserve">Step 2 of 5: Marital Status</w:t>
            </w:r>
            <w:r w:rsidDel="00000000" w:rsidR="00000000" w:rsidRPr="00000000">
              <w:fldChar w:fldCharType="end"/>
            </w:r>
            <w:r w:rsidDel="00000000" w:rsidR="00000000" w:rsidRPr="00000000">
              <w:rPr>
                <w:rtl w:val="0"/>
              </w:rPr>
              <w:tab/>
            </w:r>
            <w:r w:rsidDel="00000000" w:rsidR="00000000" w:rsidRPr="00000000">
              <w:rPr>
                <w:rtl w:val="0"/>
              </w:rPr>
            </w:r>
          </w:ins>
        </w:p>
        <w:p w:rsidR="00000000" w:rsidDel="00000000" w:rsidP="00000000" w:rsidRDefault="00000000" w:rsidRPr="00000000" w14:paraId="00000017">
          <w:pPr>
            <w:tabs>
              <w:tab w:val="right" w:leader="none" w:pos="9360"/>
            </w:tabs>
            <w:spacing w:after="0" w:before="60" w:line="240" w:lineRule="auto"/>
            <w:ind w:left="360" w:firstLine="0"/>
            <w:rPr/>
          </w:pPr>
          <w:hyperlink w:anchor="2jxsxqh">
            <w:r w:rsidDel="00000000" w:rsidR="00000000" w:rsidRPr="00000000">
              <w:rPr>
                <w:rFonts w:ascii="Arial" w:cs="Arial" w:eastAsia="Arial" w:hAnsi="Arial"/>
                <w:b w:val="0"/>
                <w:color w:val="000000"/>
                <w:rtl w:val="0"/>
              </w:rPr>
              <w:t xml:space="preserve">Household Information</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18">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4i7ojhp">
            <w:r w:rsidDel="00000000" w:rsidR="00000000" w:rsidRPr="00000000">
              <w:rPr>
                <w:rFonts w:ascii="Arial" w:cs="Arial" w:eastAsia="Arial" w:hAnsi="Arial"/>
                <w:rtl w:val="0"/>
              </w:rPr>
              <w:t xml:space="preserve">Step </w:t>
            </w:r>
          </w:hyperlink>
          <w:ins w:author="Alex Seelig" w:id="7" w:date="2024-07-17T22:29:09Z">
            <w:r w:rsidDel="00000000" w:rsidR="00000000" w:rsidRPr="00000000">
              <w:fldChar w:fldCharType="begin"/>
            </w:r>
            <w:r w:rsidDel="00000000" w:rsidR="00000000" w:rsidRPr="00000000">
              <w:instrText xml:space="preserve">HYPERLINK \l "4i7ojhp"</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7" w:date="2024-07-17T22:29:09Z">
            <w:r w:rsidDel="00000000" w:rsidR="00000000" w:rsidRPr="00000000">
              <w:fldChar w:fldCharType="begin"/>
            </w:r>
            <w:r w:rsidDel="00000000" w:rsidR="00000000" w:rsidRPr="00000000">
              <w:delInstrText xml:space="preserve">HYPERLINK \l "4i7ojhp"</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4i7ojhp">
            <w:r w:rsidDel="00000000" w:rsidR="00000000" w:rsidRPr="00000000">
              <w:rPr>
                <w:rFonts w:ascii="Arial" w:cs="Arial" w:eastAsia="Arial" w:hAnsi="Arial"/>
                <w:rtl w:val="0"/>
              </w:rPr>
              <w:t xml:space="preserve"> of </w:t>
            </w:r>
          </w:hyperlink>
          <w:ins w:author="Alex Seelig" w:id="8" w:date="2024-07-17T22:28:45Z">
            <w:r w:rsidDel="00000000" w:rsidR="00000000" w:rsidRPr="00000000">
              <w:fldChar w:fldCharType="begin"/>
            </w:r>
            <w:r w:rsidDel="00000000" w:rsidR="00000000" w:rsidRPr="00000000">
              <w:instrText xml:space="preserve">HYPERLINK \l "4i7ojhp"</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8" w:date="2024-07-17T22:28:45Z">
            <w:r w:rsidDel="00000000" w:rsidR="00000000" w:rsidRPr="00000000">
              <w:fldChar w:fldCharType="begin"/>
            </w:r>
            <w:r w:rsidDel="00000000" w:rsidR="00000000" w:rsidRPr="00000000">
              <w:delInstrText xml:space="preserve">HYPERLINK \l "4i7ojhp"</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4i7ojhp">
            <w:r w:rsidDel="00000000" w:rsidR="00000000" w:rsidRPr="00000000">
              <w:rPr>
                <w:rFonts w:ascii="Arial" w:cs="Arial" w:eastAsia="Arial" w:hAnsi="Arial"/>
                <w:rtl w:val="0"/>
              </w:rPr>
              <w:t xml:space="preserve">: Marital Status</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9">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1ci93xb">
            <w:r w:rsidDel="00000000" w:rsidR="00000000" w:rsidRPr="00000000">
              <w:rPr>
                <w:rFonts w:ascii="Arial" w:cs="Arial" w:eastAsia="Arial" w:hAnsi="Arial"/>
                <w:rtl w:val="0"/>
              </w:rPr>
              <w:t xml:space="preserve">Step </w:t>
            </w:r>
          </w:hyperlink>
          <w:ins w:author="Alex Seelig" w:id="9" w:date="2024-07-17T22:29:10Z">
            <w:r w:rsidDel="00000000" w:rsidR="00000000" w:rsidRPr="00000000">
              <w:fldChar w:fldCharType="begin"/>
            </w:r>
            <w:r w:rsidDel="00000000" w:rsidR="00000000" w:rsidRPr="00000000">
              <w:instrText xml:space="preserve">HYPERLINK \l "1ci93xb"</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9" w:date="2024-07-17T22:29:10Z">
            <w:r w:rsidDel="00000000" w:rsidR="00000000" w:rsidRPr="00000000">
              <w:fldChar w:fldCharType="begin"/>
            </w:r>
            <w:r w:rsidDel="00000000" w:rsidR="00000000" w:rsidRPr="00000000">
              <w:delInstrText xml:space="preserve">HYPERLINK \l "1ci93xb"</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1ci93xb">
            <w:r w:rsidDel="00000000" w:rsidR="00000000" w:rsidRPr="00000000">
              <w:rPr>
                <w:rFonts w:ascii="Arial" w:cs="Arial" w:eastAsia="Arial" w:hAnsi="Arial"/>
                <w:rtl w:val="0"/>
              </w:rPr>
              <w:t xml:space="preserve"> of </w:t>
            </w:r>
          </w:hyperlink>
          <w:ins w:author="Alex Seelig" w:id="10" w:date="2024-07-17T22:28:47Z">
            <w:r w:rsidDel="00000000" w:rsidR="00000000" w:rsidRPr="00000000">
              <w:fldChar w:fldCharType="begin"/>
            </w:r>
            <w:r w:rsidDel="00000000" w:rsidR="00000000" w:rsidRPr="00000000">
              <w:instrText xml:space="preserve">HYPERLINK \l "1ci93xb"</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10" w:date="2024-07-17T22:28:47Z">
            <w:r w:rsidDel="00000000" w:rsidR="00000000" w:rsidRPr="00000000">
              <w:fldChar w:fldCharType="begin"/>
            </w:r>
            <w:r w:rsidDel="00000000" w:rsidR="00000000" w:rsidRPr="00000000">
              <w:delInstrText xml:space="preserve">HYPERLINK \l "1ci93xb"</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1ci93xb">
            <w:r w:rsidDel="00000000" w:rsidR="00000000" w:rsidRPr="00000000">
              <w:rPr>
                <w:rFonts w:ascii="Arial" w:cs="Arial" w:eastAsia="Arial" w:hAnsi="Arial"/>
                <w:rtl w:val="0"/>
              </w:rPr>
              <w:t xml:space="preserve">: Spouse’s Personal Information</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A">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qsh70q">
            <w:r w:rsidDel="00000000" w:rsidR="00000000" w:rsidRPr="00000000">
              <w:rPr>
                <w:rFonts w:ascii="Arial" w:cs="Arial" w:eastAsia="Arial" w:hAnsi="Arial"/>
                <w:rtl w:val="0"/>
              </w:rPr>
              <w:t xml:space="preserve">Step </w:t>
            </w:r>
          </w:hyperlink>
          <w:ins w:author="Alex Seelig" w:id="11" w:date="2024-07-17T22:29:11Z">
            <w:r w:rsidDel="00000000" w:rsidR="00000000" w:rsidRPr="00000000">
              <w:fldChar w:fldCharType="begin"/>
            </w:r>
            <w:r w:rsidDel="00000000" w:rsidR="00000000" w:rsidRPr="00000000">
              <w:instrText xml:space="preserve">HYPERLINK \l "qsh70q"</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11" w:date="2024-07-17T22:29:11Z">
            <w:r w:rsidDel="00000000" w:rsidR="00000000" w:rsidRPr="00000000">
              <w:fldChar w:fldCharType="begin"/>
            </w:r>
            <w:r w:rsidDel="00000000" w:rsidR="00000000" w:rsidRPr="00000000">
              <w:delInstrText xml:space="preserve">HYPERLINK \l "qsh70q"</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qsh70q">
            <w:r w:rsidDel="00000000" w:rsidR="00000000" w:rsidRPr="00000000">
              <w:rPr>
                <w:rFonts w:ascii="Arial" w:cs="Arial" w:eastAsia="Arial" w:hAnsi="Arial"/>
                <w:rtl w:val="0"/>
              </w:rPr>
              <w:t xml:space="preserve"> of </w:t>
            </w:r>
          </w:hyperlink>
          <w:ins w:author="Alex Seelig" w:id="12" w:date="2024-07-17T22:28:47Z">
            <w:r w:rsidDel="00000000" w:rsidR="00000000" w:rsidRPr="00000000">
              <w:fldChar w:fldCharType="begin"/>
            </w:r>
            <w:r w:rsidDel="00000000" w:rsidR="00000000" w:rsidRPr="00000000">
              <w:instrText xml:space="preserve">HYPERLINK \l "qsh70q"</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12" w:date="2024-07-17T22:28:47Z">
            <w:r w:rsidDel="00000000" w:rsidR="00000000" w:rsidRPr="00000000">
              <w:fldChar w:fldCharType="begin"/>
            </w:r>
            <w:r w:rsidDel="00000000" w:rsidR="00000000" w:rsidRPr="00000000">
              <w:delInstrText xml:space="preserve">HYPERLINK \l "qsh70q"</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qsh70q">
            <w:r w:rsidDel="00000000" w:rsidR="00000000" w:rsidRPr="00000000">
              <w:rPr>
                <w:rFonts w:ascii="Arial" w:cs="Arial" w:eastAsia="Arial" w:hAnsi="Arial"/>
                <w:rtl w:val="0"/>
              </w:rPr>
              <w:t xml:space="preserve">: Spouse’s Additional Information</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B">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1pxezwc">
            <w:r w:rsidDel="00000000" w:rsidR="00000000" w:rsidRPr="00000000">
              <w:rPr>
                <w:rFonts w:ascii="Arial" w:cs="Arial" w:eastAsia="Arial" w:hAnsi="Arial"/>
                <w:rtl w:val="0"/>
              </w:rPr>
              <w:t xml:space="preserve">Step </w:t>
            </w:r>
          </w:hyperlink>
          <w:ins w:author="Alex Seelig" w:id="13" w:date="2024-07-17T22:29:12Z">
            <w:r w:rsidDel="00000000" w:rsidR="00000000" w:rsidRPr="00000000">
              <w:fldChar w:fldCharType="begin"/>
            </w:r>
            <w:r w:rsidDel="00000000" w:rsidR="00000000" w:rsidRPr="00000000">
              <w:instrText xml:space="preserve">HYPERLINK \l "1pxezwc"</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13" w:date="2024-07-17T22:29:12Z">
            <w:r w:rsidDel="00000000" w:rsidR="00000000" w:rsidRPr="00000000">
              <w:fldChar w:fldCharType="begin"/>
            </w:r>
            <w:r w:rsidDel="00000000" w:rsidR="00000000" w:rsidRPr="00000000">
              <w:delInstrText xml:space="preserve">HYPERLINK \l "1pxezwc"</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1pxezwc">
            <w:r w:rsidDel="00000000" w:rsidR="00000000" w:rsidRPr="00000000">
              <w:rPr>
                <w:rFonts w:ascii="Arial" w:cs="Arial" w:eastAsia="Arial" w:hAnsi="Arial"/>
                <w:rtl w:val="0"/>
              </w:rPr>
              <w:t xml:space="preserve"> of </w:t>
            </w:r>
          </w:hyperlink>
          <w:ins w:author="Alex Seelig" w:id="14" w:date="2024-07-17T22:28:49Z">
            <w:r w:rsidDel="00000000" w:rsidR="00000000" w:rsidRPr="00000000">
              <w:fldChar w:fldCharType="begin"/>
            </w:r>
            <w:r w:rsidDel="00000000" w:rsidR="00000000" w:rsidRPr="00000000">
              <w:instrText xml:space="preserve">HYPERLINK \l "1pxezwc"</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14" w:date="2024-07-17T22:28:49Z">
            <w:r w:rsidDel="00000000" w:rsidR="00000000" w:rsidRPr="00000000">
              <w:fldChar w:fldCharType="begin"/>
            </w:r>
            <w:r w:rsidDel="00000000" w:rsidR="00000000" w:rsidRPr="00000000">
              <w:delInstrText xml:space="preserve">HYPERLINK \l "1pxezwc"</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1pxezwc">
            <w:r w:rsidDel="00000000" w:rsidR="00000000" w:rsidRPr="00000000">
              <w:rPr>
                <w:rFonts w:ascii="Arial" w:cs="Arial" w:eastAsia="Arial" w:hAnsi="Arial"/>
                <w:rtl w:val="0"/>
              </w:rPr>
              <w:t xml:space="preserve">: Spouse’s Financial Support</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C">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147n2zr">
            <w:r w:rsidDel="00000000" w:rsidR="00000000" w:rsidRPr="00000000">
              <w:rPr>
                <w:rFonts w:ascii="Arial" w:cs="Arial" w:eastAsia="Arial" w:hAnsi="Arial"/>
                <w:rtl w:val="0"/>
              </w:rPr>
              <w:t xml:space="preserve">Step </w:t>
            </w:r>
          </w:hyperlink>
          <w:ins w:author="Alex Seelig" w:id="15" w:date="2024-07-17T22:29:13Z">
            <w:r w:rsidDel="00000000" w:rsidR="00000000" w:rsidRPr="00000000">
              <w:fldChar w:fldCharType="begin"/>
            </w:r>
            <w:r w:rsidDel="00000000" w:rsidR="00000000" w:rsidRPr="00000000">
              <w:instrText xml:space="preserve">HYPERLINK \l "147n2zr"</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15" w:date="2024-07-17T22:29:13Z">
            <w:r w:rsidDel="00000000" w:rsidR="00000000" w:rsidRPr="00000000">
              <w:fldChar w:fldCharType="begin"/>
            </w:r>
            <w:r w:rsidDel="00000000" w:rsidR="00000000" w:rsidRPr="00000000">
              <w:delInstrText xml:space="preserve">HYPERLINK \l "147n2zr"</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147n2zr">
            <w:r w:rsidDel="00000000" w:rsidR="00000000" w:rsidRPr="00000000">
              <w:rPr>
                <w:rFonts w:ascii="Arial" w:cs="Arial" w:eastAsia="Arial" w:hAnsi="Arial"/>
                <w:rtl w:val="0"/>
              </w:rPr>
              <w:t xml:space="preserve"> of </w:t>
            </w:r>
          </w:hyperlink>
          <w:ins w:author="Alex Seelig" w:id="16" w:date="2024-07-17T22:28:50Z">
            <w:r w:rsidDel="00000000" w:rsidR="00000000" w:rsidRPr="00000000">
              <w:fldChar w:fldCharType="begin"/>
            </w:r>
            <w:r w:rsidDel="00000000" w:rsidR="00000000" w:rsidRPr="00000000">
              <w:instrText xml:space="preserve">HYPERLINK \l "147n2zr"</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16" w:date="2024-07-17T22:28:50Z">
            <w:r w:rsidDel="00000000" w:rsidR="00000000" w:rsidRPr="00000000">
              <w:fldChar w:fldCharType="begin"/>
            </w:r>
            <w:r w:rsidDel="00000000" w:rsidR="00000000" w:rsidRPr="00000000">
              <w:delInstrText xml:space="preserve">HYPERLINK \l "147n2zr"</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147n2zr">
            <w:r w:rsidDel="00000000" w:rsidR="00000000" w:rsidRPr="00000000">
              <w:rPr>
                <w:rFonts w:ascii="Arial" w:cs="Arial" w:eastAsia="Arial" w:hAnsi="Arial"/>
                <w:rtl w:val="0"/>
              </w:rPr>
              <w:t xml:space="preserve">: Dependent’s Information</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D">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23ckvvd">
            <w:r w:rsidDel="00000000" w:rsidR="00000000" w:rsidRPr="00000000">
              <w:rPr>
                <w:rFonts w:ascii="Arial" w:cs="Arial" w:eastAsia="Arial" w:hAnsi="Arial"/>
                <w:rtl w:val="0"/>
              </w:rPr>
              <w:t xml:space="preserve">Step </w:t>
            </w:r>
          </w:hyperlink>
          <w:ins w:author="Alex Seelig" w:id="17" w:date="2024-07-17T22:29:13Z">
            <w:r w:rsidDel="00000000" w:rsidR="00000000" w:rsidRPr="00000000">
              <w:fldChar w:fldCharType="begin"/>
            </w:r>
            <w:r w:rsidDel="00000000" w:rsidR="00000000" w:rsidRPr="00000000">
              <w:instrText xml:space="preserve">HYPERLINK \l "23ckvvd"</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17" w:date="2024-07-17T22:29:13Z">
            <w:r w:rsidDel="00000000" w:rsidR="00000000" w:rsidRPr="00000000">
              <w:fldChar w:fldCharType="begin"/>
            </w:r>
            <w:r w:rsidDel="00000000" w:rsidR="00000000" w:rsidRPr="00000000">
              <w:delInstrText xml:space="preserve">HYPERLINK \l "23ckvvd"</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23ckvvd">
            <w:r w:rsidDel="00000000" w:rsidR="00000000" w:rsidRPr="00000000">
              <w:rPr>
                <w:rFonts w:ascii="Arial" w:cs="Arial" w:eastAsia="Arial" w:hAnsi="Arial"/>
                <w:rtl w:val="0"/>
              </w:rPr>
              <w:t xml:space="preserve"> of </w:t>
            </w:r>
          </w:hyperlink>
          <w:ins w:author="Alex Seelig" w:id="18" w:date="2024-07-17T22:28:51Z">
            <w:r w:rsidDel="00000000" w:rsidR="00000000" w:rsidRPr="00000000">
              <w:fldChar w:fldCharType="begin"/>
            </w:r>
            <w:r w:rsidDel="00000000" w:rsidR="00000000" w:rsidRPr="00000000">
              <w:instrText xml:space="preserve">HYPERLINK \l "23ckvvd"</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18" w:date="2024-07-17T22:28:51Z">
            <w:r w:rsidDel="00000000" w:rsidR="00000000" w:rsidRPr="00000000">
              <w:fldChar w:fldCharType="begin"/>
            </w:r>
            <w:r w:rsidDel="00000000" w:rsidR="00000000" w:rsidRPr="00000000">
              <w:delInstrText xml:space="preserve">HYPERLINK \l "23ckvvd"</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23ckvvd">
            <w:r w:rsidDel="00000000" w:rsidR="00000000" w:rsidRPr="00000000">
              <w:rPr>
                <w:rFonts w:ascii="Arial" w:cs="Arial" w:eastAsia="Arial" w:hAnsi="Arial"/>
                <w:rtl w:val="0"/>
              </w:rPr>
              <w:t xml:space="preserve">: Dependent’s Personal Information</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E">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32hioqz">
            <w:r w:rsidDel="00000000" w:rsidR="00000000" w:rsidRPr="00000000">
              <w:rPr>
                <w:rFonts w:ascii="Arial" w:cs="Arial" w:eastAsia="Arial" w:hAnsi="Arial"/>
                <w:rtl w:val="0"/>
              </w:rPr>
              <w:t xml:space="preserve">Step </w:t>
            </w:r>
          </w:hyperlink>
          <w:ins w:author="Alex Seelig" w:id="19" w:date="2024-07-17T22:29:14Z">
            <w:r w:rsidDel="00000000" w:rsidR="00000000" w:rsidRPr="00000000">
              <w:fldChar w:fldCharType="begin"/>
            </w:r>
            <w:r w:rsidDel="00000000" w:rsidR="00000000" w:rsidRPr="00000000">
              <w:instrText xml:space="preserve">HYPERLINK \l "32hioqz"</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19" w:date="2024-07-17T22:29:14Z">
            <w:r w:rsidDel="00000000" w:rsidR="00000000" w:rsidRPr="00000000">
              <w:fldChar w:fldCharType="begin"/>
            </w:r>
            <w:r w:rsidDel="00000000" w:rsidR="00000000" w:rsidRPr="00000000">
              <w:delInstrText xml:space="preserve">HYPERLINK \l "32hioqz"</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32hioqz">
            <w:r w:rsidDel="00000000" w:rsidR="00000000" w:rsidRPr="00000000">
              <w:rPr>
                <w:rFonts w:ascii="Arial" w:cs="Arial" w:eastAsia="Arial" w:hAnsi="Arial"/>
                <w:rtl w:val="0"/>
              </w:rPr>
              <w:t xml:space="preserve"> of </w:t>
            </w:r>
          </w:hyperlink>
          <w:ins w:author="Alex Seelig" w:id="20" w:date="2024-07-17T22:28:52Z">
            <w:r w:rsidDel="00000000" w:rsidR="00000000" w:rsidRPr="00000000">
              <w:fldChar w:fldCharType="begin"/>
            </w:r>
            <w:r w:rsidDel="00000000" w:rsidR="00000000" w:rsidRPr="00000000">
              <w:instrText xml:space="preserve">HYPERLINK \l "32hioqz"</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20" w:date="2024-07-17T22:28:52Z">
            <w:r w:rsidDel="00000000" w:rsidR="00000000" w:rsidRPr="00000000">
              <w:fldChar w:fldCharType="begin"/>
            </w:r>
            <w:r w:rsidDel="00000000" w:rsidR="00000000" w:rsidRPr="00000000">
              <w:delInstrText xml:space="preserve">HYPERLINK \l "32hioqz"</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32hioqz">
            <w:r w:rsidDel="00000000" w:rsidR="00000000" w:rsidRPr="00000000">
              <w:rPr>
                <w:rFonts w:ascii="Arial" w:cs="Arial" w:eastAsia="Arial" w:hAnsi="Arial"/>
                <w:rtl w:val="0"/>
              </w:rPr>
              <w:t xml:space="preserve">: Dependent’s Education Expenses</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1F">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41mghml">
            <w:r w:rsidDel="00000000" w:rsidR="00000000" w:rsidRPr="00000000">
              <w:rPr>
                <w:rFonts w:ascii="Arial" w:cs="Arial" w:eastAsia="Arial" w:hAnsi="Arial"/>
                <w:rtl w:val="0"/>
              </w:rPr>
              <w:t xml:space="preserve">Step </w:t>
            </w:r>
          </w:hyperlink>
          <w:ins w:author="Alex Seelig" w:id="21" w:date="2024-07-17T22:29:15Z">
            <w:r w:rsidDel="00000000" w:rsidR="00000000" w:rsidRPr="00000000">
              <w:fldChar w:fldCharType="begin"/>
            </w:r>
            <w:r w:rsidDel="00000000" w:rsidR="00000000" w:rsidRPr="00000000">
              <w:instrText xml:space="preserve">HYPERLINK \l "41mghml"</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21" w:date="2024-07-17T22:29:15Z">
            <w:r w:rsidDel="00000000" w:rsidR="00000000" w:rsidRPr="00000000">
              <w:fldChar w:fldCharType="begin"/>
            </w:r>
            <w:r w:rsidDel="00000000" w:rsidR="00000000" w:rsidRPr="00000000">
              <w:delInstrText xml:space="preserve">HYPERLINK \l "41mghml"</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41mghml">
            <w:r w:rsidDel="00000000" w:rsidR="00000000" w:rsidRPr="00000000">
              <w:rPr>
                <w:rFonts w:ascii="Arial" w:cs="Arial" w:eastAsia="Arial" w:hAnsi="Arial"/>
                <w:rtl w:val="0"/>
              </w:rPr>
              <w:t xml:space="preserve"> of </w:t>
            </w:r>
          </w:hyperlink>
          <w:ins w:author="Alex Seelig" w:id="22" w:date="2024-07-17T22:28:54Z">
            <w:r w:rsidDel="00000000" w:rsidR="00000000" w:rsidRPr="00000000">
              <w:fldChar w:fldCharType="begin"/>
            </w:r>
            <w:r w:rsidDel="00000000" w:rsidR="00000000" w:rsidRPr="00000000">
              <w:instrText xml:space="preserve">HYPERLINK \l "41mghml"</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22" w:date="2024-07-17T22:28:54Z">
            <w:r w:rsidDel="00000000" w:rsidR="00000000" w:rsidRPr="00000000">
              <w:fldChar w:fldCharType="begin"/>
            </w:r>
            <w:r w:rsidDel="00000000" w:rsidR="00000000" w:rsidRPr="00000000">
              <w:delInstrText xml:space="preserve">HYPERLINK \l "41mghml"</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41mghml">
            <w:r w:rsidDel="00000000" w:rsidR="00000000" w:rsidRPr="00000000">
              <w:rPr>
                <w:rFonts w:ascii="Arial" w:cs="Arial" w:eastAsia="Arial" w:hAnsi="Arial"/>
                <w:rtl w:val="0"/>
              </w:rPr>
              <w:t xml:space="preserve">: Dependent’s Additional Information</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0">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vx1227">
            <w:r w:rsidDel="00000000" w:rsidR="00000000" w:rsidRPr="00000000">
              <w:rPr>
                <w:rFonts w:ascii="Arial" w:cs="Arial" w:eastAsia="Arial" w:hAnsi="Arial"/>
                <w:rtl w:val="0"/>
              </w:rPr>
              <w:t xml:space="preserve">Step </w:t>
            </w:r>
          </w:hyperlink>
          <w:ins w:author="Alex Seelig" w:id="23" w:date="2024-07-17T22:29:16Z">
            <w:r w:rsidDel="00000000" w:rsidR="00000000" w:rsidRPr="00000000">
              <w:fldChar w:fldCharType="begin"/>
            </w:r>
            <w:r w:rsidDel="00000000" w:rsidR="00000000" w:rsidRPr="00000000">
              <w:instrText xml:space="preserve">HYPERLINK \l "vx1227"</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23" w:date="2024-07-17T22:29:16Z">
            <w:r w:rsidDel="00000000" w:rsidR="00000000" w:rsidRPr="00000000">
              <w:fldChar w:fldCharType="begin"/>
            </w:r>
            <w:r w:rsidDel="00000000" w:rsidR="00000000" w:rsidRPr="00000000">
              <w:delInstrText xml:space="preserve">HYPERLINK \l "vx1227"</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vx1227">
            <w:r w:rsidDel="00000000" w:rsidR="00000000" w:rsidRPr="00000000">
              <w:rPr>
                <w:rFonts w:ascii="Arial" w:cs="Arial" w:eastAsia="Arial" w:hAnsi="Arial"/>
                <w:rtl w:val="0"/>
              </w:rPr>
              <w:t xml:space="preserve"> of </w:t>
            </w:r>
          </w:hyperlink>
          <w:ins w:author="Alex Seelig" w:id="24" w:date="2024-07-17T22:28:55Z">
            <w:r w:rsidDel="00000000" w:rsidR="00000000" w:rsidRPr="00000000">
              <w:fldChar w:fldCharType="begin"/>
            </w:r>
            <w:r w:rsidDel="00000000" w:rsidR="00000000" w:rsidRPr="00000000">
              <w:instrText xml:space="preserve">HYPERLINK \l "vx1227"</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24" w:date="2024-07-17T22:28:55Z">
            <w:r w:rsidDel="00000000" w:rsidR="00000000" w:rsidRPr="00000000">
              <w:fldChar w:fldCharType="begin"/>
            </w:r>
            <w:r w:rsidDel="00000000" w:rsidR="00000000" w:rsidRPr="00000000">
              <w:delInstrText xml:space="preserve">HYPERLINK \l "vx1227"</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vx1227">
            <w:r w:rsidDel="00000000" w:rsidR="00000000" w:rsidRPr="00000000">
              <w:rPr>
                <w:rFonts w:ascii="Arial" w:cs="Arial" w:eastAsia="Arial" w:hAnsi="Arial"/>
                <w:rtl w:val="0"/>
              </w:rPr>
              <w:t xml:space="preserve">: Dependent’s Annual Income (Previous Year)</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1">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1v1yuxt">
            <w:r w:rsidDel="00000000" w:rsidR="00000000" w:rsidRPr="00000000">
              <w:rPr>
                <w:rFonts w:ascii="Arial" w:cs="Arial" w:eastAsia="Arial" w:hAnsi="Arial"/>
                <w:rtl w:val="0"/>
              </w:rPr>
              <w:t xml:space="preserve">Review Your Dependents</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2">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2u6wntf">
            <w:r w:rsidDel="00000000" w:rsidR="00000000" w:rsidRPr="00000000">
              <w:rPr>
                <w:rFonts w:ascii="Arial" w:cs="Arial" w:eastAsia="Arial" w:hAnsi="Arial"/>
                <w:rtl w:val="0"/>
              </w:rPr>
              <w:t xml:space="preserve">Step </w:t>
            </w:r>
          </w:hyperlink>
          <w:ins w:author="Alex Seelig" w:id="25" w:date="2024-07-17T22:29:19Z">
            <w:r w:rsidDel="00000000" w:rsidR="00000000" w:rsidRPr="00000000">
              <w:fldChar w:fldCharType="begin"/>
            </w:r>
            <w:r w:rsidDel="00000000" w:rsidR="00000000" w:rsidRPr="00000000">
              <w:instrText xml:space="preserve">HYPERLINK \l "2u6wntf"</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25" w:date="2024-07-17T22:29:19Z">
            <w:r w:rsidDel="00000000" w:rsidR="00000000" w:rsidRPr="00000000">
              <w:fldChar w:fldCharType="begin"/>
            </w:r>
            <w:r w:rsidDel="00000000" w:rsidR="00000000" w:rsidRPr="00000000">
              <w:delInstrText xml:space="preserve">HYPERLINK \l "2u6wntf"</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2u6wntf">
            <w:r w:rsidDel="00000000" w:rsidR="00000000" w:rsidRPr="00000000">
              <w:rPr>
                <w:rFonts w:ascii="Arial" w:cs="Arial" w:eastAsia="Arial" w:hAnsi="Arial"/>
                <w:rtl w:val="0"/>
              </w:rPr>
              <w:t xml:space="preserve"> of </w:t>
            </w:r>
          </w:hyperlink>
          <w:ins w:author="Alex Seelig" w:id="26" w:date="2024-07-17T22:28:58Z">
            <w:r w:rsidDel="00000000" w:rsidR="00000000" w:rsidRPr="00000000">
              <w:fldChar w:fldCharType="begin"/>
            </w:r>
            <w:r w:rsidDel="00000000" w:rsidR="00000000" w:rsidRPr="00000000">
              <w:instrText xml:space="preserve">HYPERLINK \l "2u6wntf"</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26" w:date="2024-07-17T22:28:58Z">
            <w:r w:rsidDel="00000000" w:rsidR="00000000" w:rsidRPr="00000000">
              <w:fldChar w:fldCharType="begin"/>
            </w:r>
            <w:r w:rsidDel="00000000" w:rsidR="00000000" w:rsidRPr="00000000">
              <w:delInstrText xml:space="preserve">HYPERLINK \l "2u6wntf"</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2u6wntf">
            <w:r w:rsidDel="00000000" w:rsidR="00000000" w:rsidRPr="00000000">
              <w:rPr>
                <w:rFonts w:ascii="Arial" w:cs="Arial" w:eastAsia="Arial" w:hAnsi="Arial"/>
                <w:rtl w:val="0"/>
              </w:rPr>
              <w:t xml:space="preserve">: Annual Income</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3">
          <w:pPr>
            <w:keepNext w:val="0"/>
            <w:keepLines w:val="0"/>
            <w:pageBreakBefore w:val="0"/>
            <w:widowControl w:val="1"/>
            <w:shd w:fill="auto" w:val="clear"/>
            <w:tabs>
              <w:tab w:val="right" w:leader="none" w:pos="9360"/>
            </w:tabs>
            <w:spacing w:after="0" w:before="60" w:line="240" w:lineRule="auto"/>
            <w:ind w:left="720" w:right="0" w:firstLine="0"/>
            <w:jc w:val="left"/>
            <w:rPr>
              <w:del w:author="Alex Seelig" w:id="29" w:date="2024-07-11T20:21:16Z"/>
            </w:rPr>
          </w:pPr>
          <w:hyperlink w:anchor="3tbugp1">
            <w:r w:rsidDel="00000000" w:rsidR="00000000" w:rsidRPr="00000000">
              <w:rPr>
                <w:rFonts w:ascii="Arial" w:cs="Arial" w:eastAsia="Arial" w:hAnsi="Arial"/>
                <w:rtl w:val="0"/>
              </w:rPr>
              <w:t xml:space="preserve">Step </w:t>
            </w:r>
          </w:hyperlink>
          <w:ins w:author="Alex Seelig" w:id="27" w:date="2024-07-17T22:29:20Z">
            <w:r w:rsidDel="00000000" w:rsidR="00000000" w:rsidRPr="00000000">
              <w:fldChar w:fldCharType="begin"/>
            </w:r>
            <w:r w:rsidDel="00000000" w:rsidR="00000000" w:rsidRPr="00000000">
              <w:instrText xml:space="preserve">HYPERLINK \l "3tbugp1"</w:instrText>
            </w:r>
            <w:r w:rsidDel="00000000" w:rsidR="00000000" w:rsidRPr="00000000">
              <w:fldChar w:fldCharType="separate"/>
            </w:r>
            <w:r w:rsidDel="00000000" w:rsidR="00000000" w:rsidRPr="00000000">
              <w:rPr>
                <w:rFonts w:ascii="Arial" w:cs="Arial" w:eastAsia="Arial" w:hAnsi="Arial"/>
                <w:rtl w:val="0"/>
              </w:rPr>
              <w:t xml:space="preserve">3</w:t>
            </w:r>
            <w:r w:rsidDel="00000000" w:rsidR="00000000" w:rsidRPr="00000000">
              <w:fldChar w:fldCharType="end"/>
            </w:r>
          </w:ins>
          <w:del w:author="Alex Seelig" w:id="27" w:date="2024-07-17T22:29:20Z">
            <w:r w:rsidDel="00000000" w:rsidR="00000000" w:rsidRPr="00000000">
              <w:fldChar w:fldCharType="begin"/>
            </w:r>
            <w:r w:rsidDel="00000000" w:rsidR="00000000" w:rsidRPr="00000000">
              <w:delInstrText xml:space="preserve">HYPERLINK \l "3tbugp1"</w:delInstrText>
            </w:r>
            <w:r w:rsidDel="00000000" w:rsidR="00000000" w:rsidRPr="00000000">
              <w:fldChar w:fldCharType="separate"/>
            </w:r>
            <w:r w:rsidDel="00000000" w:rsidR="00000000" w:rsidRPr="00000000">
              <w:rPr>
                <w:rFonts w:ascii="Arial" w:cs="Arial" w:eastAsia="Arial" w:hAnsi="Arial"/>
                <w:rtl w:val="0"/>
              </w:rPr>
              <w:delText xml:space="preserve">2</w:delText>
            </w:r>
            <w:r w:rsidDel="00000000" w:rsidR="00000000" w:rsidRPr="00000000">
              <w:fldChar w:fldCharType="end"/>
            </w:r>
          </w:del>
          <w:hyperlink w:anchor="3tbugp1">
            <w:r w:rsidDel="00000000" w:rsidR="00000000" w:rsidRPr="00000000">
              <w:rPr>
                <w:rFonts w:ascii="Arial" w:cs="Arial" w:eastAsia="Arial" w:hAnsi="Arial"/>
                <w:rtl w:val="0"/>
              </w:rPr>
              <w:t xml:space="preserve"> of </w:t>
            </w:r>
          </w:hyperlink>
          <w:ins w:author="Alex Seelig" w:id="28" w:date="2024-07-17T22:29:00Z">
            <w:r w:rsidDel="00000000" w:rsidR="00000000" w:rsidRPr="00000000">
              <w:fldChar w:fldCharType="begin"/>
            </w:r>
            <w:r w:rsidDel="00000000" w:rsidR="00000000" w:rsidRPr="00000000">
              <w:instrText xml:space="preserve">HYPERLINK \l "3tbugp1"</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28" w:date="2024-07-17T22:29:00Z">
            <w:r w:rsidDel="00000000" w:rsidR="00000000" w:rsidRPr="00000000">
              <w:fldChar w:fldCharType="begin"/>
            </w:r>
            <w:r w:rsidDel="00000000" w:rsidR="00000000" w:rsidRPr="00000000">
              <w:delInstrText xml:space="preserve">HYPERLINK \l "3tbugp1"</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3tbugp1">
            <w:r w:rsidDel="00000000" w:rsidR="00000000" w:rsidRPr="00000000">
              <w:rPr>
                <w:rFonts w:ascii="Arial" w:cs="Arial" w:eastAsia="Arial" w:hAnsi="Arial"/>
                <w:rtl w:val="0"/>
              </w:rPr>
              <w:t xml:space="preserve">: Previous Calendar Year Deductible Expenses</w:t>
            </w:r>
          </w:hyperlink>
          <w:r w:rsidDel="00000000" w:rsidR="00000000" w:rsidRPr="00000000">
            <w:rPr>
              <w:rFonts w:ascii="Arial" w:cs="Arial" w:eastAsia="Arial" w:hAnsi="Arial"/>
              <w:rtl w:val="0"/>
            </w:rPr>
            <w:tab/>
          </w:r>
          <w:del w:author="Alex Seelig" w:id="29" w:date="2024-07-11T20:21:16Z">
            <w:r w:rsidDel="00000000" w:rsidR="00000000" w:rsidRPr="00000000">
              <w:rPr>
                <w:rtl w:val="0"/>
              </w:rPr>
            </w:r>
          </w:del>
        </w:p>
        <w:p w:rsidR="00000000" w:rsidDel="00000000" w:rsidP="00000000" w:rsidRDefault="00000000" w:rsidRPr="00000000" w14:paraId="00000024">
          <w:pPr>
            <w:keepNext w:val="0"/>
            <w:keepLines w:val="0"/>
            <w:pageBreakBefore w:val="0"/>
            <w:widowControl w:val="1"/>
            <w:shd w:fill="auto" w:val="clear"/>
            <w:tabs>
              <w:tab w:val="right" w:leader="none" w:pos="9360"/>
            </w:tabs>
            <w:spacing w:after="0" w:before="60" w:line="240" w:lineRule="auto"/>
            <w:ind w:left="720" w:right="0" w:firstLine="0"/>
            <w:jc w:val="left"/>
            <w:rPr>
              <w:ins w:author="Alex Seelig" w:id="29" w:date="2024-07-11T20:21:16Z"/>
            </w:rPr>
          </w:pPr>
          <w:ins w:author="Alex Seelig" w:id="29" w:date="2024-07-11T20:21:16Z">
            <w:r w:rsidDel="00000000" w:rsidR="00000000" w:rsidRPr="00000000">
              <w:rPr>
                <w:rtl w:val="0"/>
              </w:rPr>
            </w:r>
          </w:ins>
        </w:p>
        <w:p w:rsidR="00000000" w:rsidDel="00000000" w:rsidP="00000000" w:rsidRDefault="00000000" w:rsidRPr="00000000" w14:paraId="00000025">
          <w:pPr>
            <w:tabs>
              <w:tab w:val="right" w:leader="none" w:pos="9360"/>
            </w:tabs>
            <w:spacing w:after="0" w:before="60" w:line="240" w:lineRule="auto"/>
            <w:ind w:left="360" w:firstLine="0"/>
            <w:rPr/>
          </w:pPr>
          <w:hyperlink w:anchor="37m2jsg">
            <w:r w:rsidDel="00000000" w:rsidR="00000000" w:rsidRPr="00000000">
              <w:rPr>
                <w:rFonts w:ascii="Arial" w:cs="Arial" w:eastAsia="Arial" w:hAnsi="Arial"/>
                <w:b w:val="0"/>
                <w:color w:val="000000"/>
                <w:u w:val="none"/>
                <w:rtl w:val="0"/>
              </w:rPr>
              <w:t xml:space="preserve">Insurance Information</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6">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46r0co2">
            <w:r w:rsidDel="00000000" w:rsidR="00000000" w:rsidRPr="00000000">
              <w:rPr>
                <w:rFonts w:ascii="Arial" w:cs="Arial" w:eastAsia="Arial" w:hAnsi="Arial"/>
                <w:rtl w:val="0"/>
              </w:rPr>
              <w:t xml:space="preserve">Step </w:t>
            </w:r>
          </w:hyperlink>
          <w:ins w:author="Alex Seelig" w:id="30" w:date="2024-07-17T22:29:34Z">
            <w:r w:rsidDel="00000000" w:rsidR="00000000" w:rsidRPr="00000000">
              <w:fldChar w:fldCharType="begin"/>
            </w:r>
            <w:r w:rsidDel="00000000" w:rsidR="00000000" w:rsidRPr="00000000">
              <w:instrText xml:space="preserve">HYPERLINK \l "46r0co2"</w:instrText>
            </w:r>
            <w:r w:rsidDel="00000000" w:rsidR="00000000" w:rsidRPr="00000000">
              <w:fldChar w:fldCharType="separate"/>
            </w:r>
            <w:r w:rsidDel="00000000" w:rsidR="00000000" w:rsidRPr="00000000">
              <w:rPr>
                <w:rFonts w:ascii="Arial" w:cs="Arial" w:eastAsia="Arial" w:hAnsi="Arial"/>
                <w:rtl w:val="0"/>
              </w:rPr>
              <w:t xml:space="preserve">4</w:t>
            </w:r>
            <w:r w:rsidDel="00000000" w:rsidR="00000000" w:rsidRPr="00000000">
              <w:fldChar w:fldCharType="end"/>
            </w:r>
          </w:ins>
          <w:del w:author="Alex Seelig" w:id="30" w:date="2024-07-17T22:29:34Z">
            <w:r w:rsidDel="00000000" w:rsidR="00000000" w:rsidRPr="00000000">
              <w:fldChar w:fldCharType="begin"/>
            </w:r>
            <w:r w:rsidDel="00000000" w:rsidR="00000000" w:rsidRPr="00000000">
              <w:delInstrText xml:space="preserve">HYPERLINK \l "46r0co2"</w:delInstrText>
            </w:r>
            <w:r w:rsidDel="00000000" w:rsidR="00000000" w:rsidRPr="00000000">
              <w:fldChar w:fldCharType="separate"/>
            </w:r>
            <w:r w:rsidDel="00000000" w:rsidR="00000000" w:rsidRPr="00000000">
              <w:rPr>
                <w:rFonts w:ascii="Arial" w:cs="Arial" w:eastAsia="Arial" w:hAnsi="Arial"/>
                <w:rtl w:val="0"/>
              </w:rPr>
              <w:delText xml:space="preserve">3</w:delText>
            </w:r>
            <w:r w:rsidDel="00000000" w:rsidR="00000000" w:rsidRPr="00000000">
              <w:fldChar w:fldCharType="end"/>
            </w:r>
          </w:del>
          <w:hyperlink w:anchor="46r0co2">
            <w:r w:rsidDel="00000000" w:rsidR="00000000" w:rsidRPr="00000000">
              <w:rPr>
                <w:rFonts w:ascii="Arial" w:cs="Arial" w:eastAsia="Arial" w:hAnsi="Arial"/>
                <w:rtl w:val="0"/>
              </w:rPr>
              <w:t xml:space="preserve"> of </w:t>
            </w:r>
          </w:hyperlink>
          <w:ins w:author="Alex Seelig" w:id="31" w:date="2024-07-17T22:29:36Z">
            <w:r w:rsidDel="00000000" w:rsidR="00000000" w:rsidRPr="00000000">
              <w:fldChar w:fldCharType="begin"/>
            </w:r>
            <w:r w:rsidDel="00000000" w:rsidR="00000000" w:rsidRPr="00000000">
              <w:instrText xml:space="preserve">HYPERLINK \l "46r0co2"</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31" w:date="2024-07-17T22:29:36Z">
            <w:r w:rsidDel="00000000" w:rsidR="00000000" w:rsidRPr="00000000">
              <w:fldChar w:fldCharType="begin"/>
            </w:r>
            <w:r w:rsidDel="00000000" w:rsidR="00000000" w:rsidRPr="00000000">
              <w:delInstrText xml:space="preserve">HYPERLINK \l "46r0co2"</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46r0co2">
            <w:r w:rsidDel="00000000" w:rsidR="00000000" w:rsidRPr="00000000">
              <w:rPr>
                <w:rFonts w:ascii="Arial" w:cs="Arial" w:eastAsia="Arial" w:hAnsi="Arial"/>
                <w:rtl w:val="0"/>
              </w:rPr>
              <w:t xml:space="preserve">: Medicaid</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7">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3l18frh">
            <w:r w:rsidDel="00000000" w:rsidR="00000000" w:rsidRPr="00000000">
              <w:rPr>
                <w:rFonts w:ascii="Arial" w:cs="Arial" w:eastAsia="Arial" w:hAnsi="Arial"/>
                <w:rtl w:val="0"/>
              </w:rPr>
              <w:t xml:space="preserve">Step </w:t>
            </w:r>
          </w:hyperlink>
          <w:ins w:author="Alex Seelig" w:id="32" w:date="2024-07-17T22:29:38Z">
            <w:r w:rsidDel="00000000" w:rsidR="00000000" w:rsidRPr="00000000">
              <w:fldChar w:fldCharType="begin"/>
            </w:r>
            <w:r w:rsidDel="00000000" w:rsidR="00000000" w:rsidRPr="00000000">
              <w:instrText xml:space="preserve">HYPERLINK \l "3l18frh"</w:instrText>
            </w:r>
            <w:r w:rsidDel="00000000" w:rsidR="00000000" w:rsidRPr="00000000">
              <w:fldChar w:fldCharType="separate"/>
            </w:r>
            <w:r w:rsidDel="00000000" w:rsidR="00000000" w:rsidRPr="00000000">
              <w:rPr>
                <w:rFonts w:ascii="Arial" w:cs="Arial" w:eastAsia="Arial" w:hAnsi="Arial"/>
                <w:rtl w:val="0"/>
              </w:rPr>
              <w:t xml:space="preserve">4</w:t>
            </w:r>
            <w:r w:rsidDel="00000000" w:rsidR="00000000" w:rsidRPr="00000000">
              <w:fldChar w:fldCharType="end"/>
            </w:r>
          </w:ins>
          <w:del w:author="Alex Seelig" w:id="32" w:date="2024-07-17T22:29:38Z">
            <w:r w:rsidDel="00000000" w:rsidR="00000000" w:rsidRPr="00000000">
              <w:fldChar w:fldCharType="begin"/>
            </w:r>
            <w:r w:rsidDel="00000000" w:rsidR="00000000" w:rsidRPr="00000000">
              <w:delInstrText xml:space="preserve">HYPERLINK \l "3l18frh"</w:delInstrText>
            </w:r>
            <w:r w:rsidDel="00000000" w:rsidR="00000000" w:rsidRPr="00000000">
              <w:fldChar w:fldCharType="separate"/>
            </w:r>
            <w:r w:rsidDel="00000000" w:rsidR="00000000" w:rsidRPr="00000000">
              <w:rPr>
                <w:rFonts w:ascii="Arial" w:cs="Arial" w:eastAsia="Arial" w:hAnsi="Arial"/>
                <w:rtl w:val="0"/>
              </w:rPr>
              <w:delText xml:space="preserve">3</w:delText>
            </w:r>
            <w:r w:rsidDel="00000000" w:rsidR="00000000" w:rsidRPr="00000000">
              <w:fldChar w:fldCharType="end"/>
            </w:r>
          </w:del>
          <w:hyperlink w:anchor="3l18frh">
            <w:r w:rsidDel="00000000" w:rsidR="00000000" w:rsidRPr="00000000">
              <w:rPr>
                <w:rFonts w:ascii="Arial" w:cs="Arial" w:eastAsia="Arial" w:hAnsi="Arial"/>
                <w:rtl w:val="0"/>
              </w:rPr>
              <w:t xml:space="preserve"> of </w:t>
            </w:r>
          </w:hyperlink>
          <w:ins w:author="Alex Seelig" w:id="33" w:date="2024-07-17T22:29:40Z">
            <w:r w:rsidDel="00000000" w:rsidR="00000000" w:rsidRPr="00000000">
              <w:fldChar w:fldCharType="begin"/>
            </w:r>
            <w:r w:rsidDel="00000000" w:rsidR="00000000" w:rsidRPr="00000000">
              <w:instrText xml:space="preserve">HYPERLINK \l "3l18frh"</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33" w:date="2024-07-17T22:29:40Z">
            <w:r w:rsidDel="00000000" w:rsidR="00000000" w:rsidRPr="00000000">
              <w:fldChar w:fldCharType="begin"/>
            </w:r>
            <w:r w:rsidDel="00000000" w:rsidR="00000000" w:rsidRPr="00000000">
              <w:delInstrText xml:space="preserve">HYPERLINK \l "3l18frh"</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3l18frh">
            <w:r w:rsidDel="00000000" w:rsidR="00000000" w:rsidRPr="00000000">
              <w:rPr>
                <w:rFonts w:ascii="Arial" w:cs="Arial" w:eastAsia="Arial" w:hAnsi="Arial"/>
                <w:rtl w:val="0"/>
              </w:rPr>
              <w:t xml:space="preserve">: Medicare</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8">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1egqt2p">
            <w:r w:rsidDel="00000000" w:rsidR="00000000" w:rsidRPr="00000000">
              <w:rPr>
                <w:rFonts w:ascii="Arial" w:cs="Arial" w:eastAsia="Arial" w:hAnsi="Arial"/>
                <w:rtl w:val="0"/>
              </w:rPr>
              <w:t xml:space="preserve">Step </w:t>
            </w:r>
          </w:hyperlink>
          <w:ins w:author="Alex Seelig" w:id="34" w:date="2024-07-17T22:29:44Z">
            <w:r w:rsidDel="00000000" w:rsidR="00000000" w:rsidRPr="00000000">
              <w:fldChar w:fldCharType="begin"/>
            </w:r>
            <w:r w:rsidDel="00000000" w:rsidR="00000000" w:rsidRPr="00000000">
              <w:instrText xml:space="preserve">HYPERLINK \l "1egqt2p"</w:instrText>
            </w:r>
            <w:r w:rsidDel="00000000" w:rsidR="00000000" w:rsidRPr="00000000">
              <w:fldChar w:fldCharType="separate"/>
            </w:r>
            <w:r w:rsidDel="00000000" w:rsidR="00000000" w:rsidRPr="00000000">
              <w:rPr>
                <w:rFonts w:ascii="Arial" w:cs="Arial" w:eastAsia="Arial" w:hAnsi="Arial"/>
                <w:rtl w:val="0"/>
              </w:rPr>
              <w:t xml:space="preserve">4</w:t>
            </w:r>
            <w:r w:rsidDel="00000000" w:rsidR="00000000" w:rsidRPr="00000000">
              <w:fldChar w:fldCharType="end"/>
            </w:r>
          </w:ins>
          <w:del w:author="Alex Seelig" w:id="34" w:date="2024-07-17T22:29:44Z">
            <w:r w:rsidDel="00000000" w:rsidR="00000000" w:rsidRPr="00000000">
              <w:fldChar w:fldCharType="begin"/>
            </w:r>
            <w:r w:rsidDel="00000000" w:rsidR="00000000" w:rsidRPr="00000000">
              <w:delInstrText xml:space="preserve">HYPERLINK \l "1egqt2p"</w:delInstrText>
            </w:r>
            <w:r w:rsidDel="00000000" w:rsidR="00000000" w:rsidRPr="00000000">
              <w:fldChar w:fldCharType="separate"/>
            </w:r>
            <w:r w:rsidDel="00000000" w:rsidR="00000000" w:rsidRPr="00000000">
              <w:rPr>
                <w:rFonts w:ascii="Arial" w:cs="Arial" w:eastAsia="Arial" w:hAnsi="Arial"/>
                <w:rtl w:val="0"/>
              </w:rPr>
              <w:delText xml:space="preserve">3</w:delText>
            </w:r>
            <w:r w:rsidDel="00000000" w:rsidR="00000000" w:rsidRPr="00000000">
              <w:fldChar w:fldCharType="end"/>
            </w:r>
          </w:del>
          <w:hyperlink w:anchor="1egqt2p">
            <w:r w:rsidDel="00000000" w:rsidR="00000000" w:rsidRPr="00000000">
              <w:rPr>
                <w:rFonts w:ascii="Arial" w:cs="Arial" w:eastAsia="Arial" w:hAnsi="Arial"/>
                <w:rtl w:val="0"/>
              </w:rPr>
              <w:t xml:space="preserve"> of </w:t>
            </w:r>
          </w:hyperlink>
          <w:ins w:author="Alex Seelig" w:id="35" w:date="2024-07-17T22:29:46Z">
            <w:r w:rsidDel="00000000" w:rsidR="00000000" w:rsidRPr="00000000">
              <w:fldChar w:fldCharType="begin"/>
            </w:r>
            <w:r w:rsidDel="00000000" w:rsidR="00000000" w:rsidRPr="00000000">
              <w:instrText xml:space="preserve">HYPERLINK \l "1egqt2p"</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35" w:date="2024-07-17T22:29:46Z">
            <w:r w:rsidDel="00000000" w:rsidR="00000000" w:rsidRPr="00000000">
              <w:fldChar w:fldCharType="begin"/>
            </w:r>
            <w:r w:rsidDel="00000000" w:rsidR="00000000" w:rsidRPr="00000000">
              <w:delInstrText xml:space="preserve">HYPERLINK \l "1egqt2p"</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1egqt2p">
            <w:r w:rsidDel="00000000" w:rsidR="00000000" w:rsidRPr="00000000">
              <w:rPr>
                <w:rFonts w:ascii="Arial" w:cs="Arial" w:eastAsia="Arial" w:hAnsi="Arial"/>
                <w:rtl w:val="0"/>
              </w:rPr>
              <w:t xml:space="preserve">: Medicare Detail</w:t>
            </w:r>
          </w:hyperlink>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29">
          <w:pPr>
            <w:keepNext w:val="0"/>
            <w:keepLines w:val="0"/>
            <w:pageBreakBefore w:val="0"/>
            <w:widowControl w:val="1"/>
            <w:shd w:fill="auto" w:val="clear"/>
            <w:tabs>
              <w:tab w:val="right" w:leader="none" w:pos="9360"/>
            </w:tabs>
            <w:spacing w:after="0" w:before="60" w:line="240" w:lineRule="auto"/>
            <w:ind w:left="720" w:right="0" w:firstLine="0"/>
            <w:jc w:val="left"/>
            <w:rPr/>
          </w:pPr>
          <w:hyperlink w:anchor="3cqmetx">
            <w:r w:rsidDel="00000000" w:rsidR="00000000" w:rsidRPr="00000000">
              <w:rPr>
                <w:rFonts w:ascii="Arial" w:cs="Arial" w:eastAsia="Arial" w:hAnsi="Arial"/>
                <w:rtl w:val="0"/>
              </w:rPr>
              <w:t xml:space="preserve">Step </w:t>
            </w:r>
          </w:hyperlink>
          <w:ins w:author="Alex Seelig" w:id="36" w:date="2024-07-17T22:29:50Z">
            <w:r w:rsidDel="00000000" w:rsidR="00000000" w:rsidRPr="00000000">
              <w:fldChar w:fldCharType="begin"/>
            </w:r>
            <w:r w:rsidDel="00000000" w:rsidR="00000000" w:rsidRPr="00000000">
              <w:instrText xml:space="preserve">HYPERLINK \l "3cqmetx"</w:instrText>
            </w:r>
            <w:r w:rsidDel="00000000" w:rsidR="00000000" w:rsidRPr="00000000">
              <w:fldChar w:fldCharType="separate"/>
            </w:r>
            <w:r w:rsidDel="00000000" w:rsidR="00000000" w:rsidRPr="00000000">
              <w:rPr>
                <w:rFonts w:ascii="Arial" w:cs="Arial" w:eastAsia="Arial" w:hAnsi="Arial"/>
                <w:rtl w:val="0"/>
              </w:rPr>
              <w:t xml:space="preserve">4</w:t>
            </w:r>
            <w:r w:rsidDel="00000000" w:rsidR="00000000" w:rsidRPr="00000000">
              <w:fldChar w:fldCharType="end"/>
            </w:r>
          </w:ins>
          <w:del w:author="Alex Seelig" w:id="36" w:date="2024-07-17T22:29:50Z">
            <w:r w:rsidDel="00000000" w:rsidR="00000000" w:rsidRPr="00000000">
              <w:fldChar w:fldCharType="begin"/>
            </w:r>
            <w:r w:rsidDel="00000000" w:rsidR="00000000" w:rsidRPr="00000000">
              <w:delInstrText xml:space="preserve">HYPERLINK \l "3cqmetx"</w:delInstrText>
            </w:r>
            <w:r w:rsidDel="00000000" w:rsidR="00000000" w:rsidRPr="00000000">
              <w:fldChar w:fldCharType="separate"/>
            </w:r>
            <w:r w:rsidDel="00000000" w:rsidR="00000000" w:rsidRPr="00000000">
              <w:rPr>
                <w:rFonts w:ascii="Arial" w:cs="Arial" w:eastAsia="Arial" w:hAnsi="Arial"/>
                <w:rtl w:val="0"/>
              </w:rPr>
              <w:delText xml:space="preserve">3</w:delText>
            </w:r>
            <w:r w:rsidDel="00000000" w:rsidR="00000000" w:rsidRPr="00000000">
              <w:fldChar w:fldCharType="end"/>
            </w:r>
          </w:del>
          <w:hyperlink w:anchor="3cqmetx">
            <w:r w:rsidDel="00000000" w:rsidR="00000000" w:rsidRPr="00000000">
              <w:rPr>
                <w:rFonts w:ascii="Arial" w:cs="Arial" w:eastAsia="Arial" w:hAnsi="Arial"/>
                <w:rtl w:val="0"/>
              </w:rPr>
              <w:t xml:space="preserve"> of </w:t>
            </w:r>
          </w:hyperlink>
          <w:ins w:author="Alex Seelig" w:id="37" w:date="2024-07-17T22:29:52Z">
            <w:r w:rsidDel="00000000" w:rsidR="00000000" w:rsidRPr="00000000">
              <w:fldChar w:fldCharType="begin"/>
            </w:r>
            <w:r w:rsidDel="00000000" w:rsidR="00000000" w:rsidRPr="00000000">
              <w:instrText xml:space="preserve">HYPERLINK \l "3cqmetx"</w:instrText>
            </w:r>
            <w:r w:rsidDel="00000000" w:rsidR="00000000" w:rsidRPr="00000000">
              <w:fldChar w:fldCharType="separate"/>
            </w:r>
            <w:r w:rsidDel="00000000" w:rsidR="00000000" w:rsidRPr="00000000">
              <w:rPr>
                <w:rFonts w:ascii="Arial" w:cs="Arial" w:eastAsia="Arial" w:hAnsi="Arial"/>
                <w:rtl w:val="0"/>
              </w:rPr>
              <w:t xml:space="preserve">5</w:t>
            </w:r>
            <w:r w:rsidDel="00000000" w:rsidR="00000000" w:rsidRPr="00000000">
              <w:fldChar w:fldCharType="end"/>
            </w:r>
          </w:ins>
          <w:del w:author="Alex Seelig" w:id="37" w:date="2024-07-17T22:29:52Z">
            <w:r w:rsidDel="00000000" w:rsidR="00000000" w:rsidRPr="00000000">
              <w:fldChar w:fldCharType="begin"/>
            </w:r>
            <w:r w:rsidDel="00000000" w:rsidR="00000000" w:rsidRPr="00000000">
              <w:delInstrText xml:space="preserve">HYPERLINK \l "3cqmetx"</w:delInstrText>
            </w:r>
            <w:r w:rsidDel="00000000" w:rsidR="00000000" w:rsidRPr="00000000">
              <w:fldChar w:fldCharType="separate"/>
            </w:r>
            <w:r w:rsidDel="00000000" w:rsidR="00000000" w:rsidRPr="00000000">
              <w:rPr>
                <w:rFonts w:ascii="Arial" w:cs="Arial" w:eastAsia="Arial" w:hAnsi="Arial"/>
                <w:rtl w:val="0"/>
              </w:rPr>
              <w:delText xml:space="preserve">4</w:delText>
            </w:r>
            <w:r w:rsidDel="00000000" w:rsidR="00000000" w:rsidRPr="00000000">
              <w:fldChar w:fldCharType="end"/>
            </w:r>
          </w:del>
          <w:hyperlink w:anchor="3cqmetx">
            <w:r w:rsidDel="00000000" w:rsidR="00000000" w:rsidRPr="00000000">
              <w:rPr>
                <w:rFonts w:ascii="Arial" w:cs="Arial" w:eastAsia="Arial" w:hAnsi="Arial"/>
                <w:rtl w:val="0"/>
              </w:rPr>
              <w:t xml:space="preserve">: Other Coverage</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A">
          <w:pPr>
            <w:tabs>
              <w:tab w:val="right" w:leader="none" w:pos="9360"/>
            </w:tabs>
            <w:spacing w:after="0" w:before="60" w:line="240" w:lineRule="auto"/>
            <w:ind w:left="360" w:firstLine="0"/>
            <w:rPr/>
          </w:pPr>
          <w:r w:rsidDel="00000000" w:rsidR="00000000" w:rsidRPr="00000000">
            <w:rPr>
              <w:rFonts w:ascii="Arial" w:cs="Arial" w:eastAsia="Arial" w:hAnsi="Arial"/>
              <w:b w:val="0"/>
              <w:color w:val="000000"/>
              <w:rtl w:val="0"/>
            </w:rPr>
            <w:t xml:space="preserve">      </w:t>
          </w:r>
          <w:hyperlink w:anchor="1rvwp1q">
            <w:r w:rsidDel="00000000" w:rsidR="00000000" w:rsidRPr="00000000">
              <w:rPr>
                <w:rFonts w:ascii="Arial" w:cs="Arial" w:eastAsia="Arial" w:hAnsi="Arial"/>
                <w:b w:val="0"/>
                <w:color w:val="000000"/>
                <w:rtl w:val="0"/>
              </w:rPr>
              <w:t xml:space="preserve">Step </w:t>
            </w:r>
          </w:hyperlink>
          <w:ins w:author="Alex Seelig" w:id="38" w:date="2024-07-17T22:29:54Z">
            <w:r w:rsidDel="00000000" w:rsidR="00000000" w:rsidRPr="00000000">
              <w:fldChar w:fldCharType="begin"/>
            </w:r>
            <w:r w:rsidDel="00000000" w:rsidR="00000000" w:rsidRPr="00000000">
              <w:instrText xml:space="preserve">HYPERLINK \l "1rvwp1q"</w:instrText>
            </w:r>
            <w:r w:rsidDel="00000000" w:rsidR="00000000" w:rsidRPr="00000000">
              <w:fldChar w:fldCharType="separate"/>
            </w:r>
            <w:r w:rsidDel="00000000" w:rsidR="00000000" w:rsidRPr="00000000">
              <w:rPr>
                <w:rFonts w:ascii="Arial" w:cs="Arial" w:eastAsia="Arial" w:hAnsi="Arial"/>
                <w:b w:val="0"/>
                <w:color w:val="000000"/>
                <w:rtl w:val="0"/>
              </w:rPr>
              <w:t xml:space="preserve">5</w:t>
            </w:r>
            <w:r w:rsidDel="00000000" w:rsidR="00000000" w:rsidRPr="00000000">
              <w:fldChar w:fldCharType="end"/>
            </w:r>
          </w:ins>
          <w:del w:author="Alex Seelig" w:id="38" w:date="2024-07-17T22:29:54Z">
            <w:r w:rsidDel="00000000" w:rsidR="00000000" w:rsidRPr="00000000">
              <w:fldChar w:fldCharType="begin"/>
            </w:r>
            <w:r w:rsidDel="00000000" w:rsidR="00000000" w:rsidRPr="00000000">
              <w:delInstrText xml:space="preserve">HYPERLINK \l "1rvwp1q"</w:delInstrText>
            </w:r>
            <w:r w:rsidDel="00000000" w:rsidR="00000000" w:rsidRPr="00000000">
              <w:fldChar w:fldCharType="separate"/>
            </w:r>
            <w:r w:rsidDel="00000000" w:rsidR="00000000" w:rsidRPr="00000000">
              <w:rPr>
                <w:rFonts w:ascii="Arial" w:cs="Arial" w:eastAsia="Arial" w:hAnsi="Arial"/>
                <w:b w:val="0"/>
                <w:color w:val="000000"/>
                <w:rtl w:val="0"/>
              </w:rPr>
              <w:delText xml:space="preserve">4</w:delText>
            </w:r>
            <w:r w:rsidDel="00000000" w:rsidR="00000000" w:rsidRPr="00000000">
              <w:fldChar w:fldCharType="end"/>
            </w:r>
          </w:del>
          <w:hyperlink w:anchor="1rvwp1q">
            <w:r w:rsidDel="00000000" w:rsidR="00000000" w:rsidRPr="00000000">
              <w:rPr>
                <w:rFonts w:ascii="Arial" w:cs="Arial" w:eastAsia="Arial" w:hAnsi="Arial"/>
                <w:b w:val="0"/>
                <w:color w:val="000000"/>
                <w:rtl w:val="0"/>
              </w:rPr>
              <w:t xml:space="preserve"> of </w:t>
            </w:r>
          </w:hyperlink>
          <w:ins w:author="Alex Seelig" w:id="39" w:date="2024-07-17T22:29:56Z">
            <w:r w:rsidDel="00000000" w:rsidR="00000000" w:rsidRPr="00000000">
              <w:fldChar w:fldCharType="begin"/>
            </w:r>
            <w:r w:rsidDel="00000000" w:rsidR="00000000" w:rsidRPr="00000000">
              <w:instrText xml:space="preserve">HYPERLINK \l "1rvwp1q"</w:instrText>
            </w:r>
            <w:r w:rsidDel="00000000" w:rsidR="00000000" w:rsidRPr="00000000">
              <w:fldChar w:fldCharType="separate"/>
            </w:r>
            <w:r w:rsidDel="00000000" w:rsidR="00000000" w:rsidRPr="00000000">
              <w:rPr>
                <w:rFonts w:ascii="Arial" w:cs="Arial" w:eastAsia="Arial" w:hAnsi="Arial"/>
                <w:b w:val="0"/>
                <w:color w:val="000000"/>
                <w:rtl w:val="0"/>
              </w:rPr>
              <w:t xml:space="preserve">5</w:t>
            </w:r>
            <w:r w:rsidDel="00000000" w:rsidR="00000000" w:rsidRPr="00000000">
              <w:fldChar w:fldCharType="end"/>
            </w:r>
          </w:ins>
          <w:del w:author="Alex Seelig" w:id="39" w:date="2024-07-17T22:29:56Z">
            <w:r w:rsidDel="00000000" w:rsidR="00000000" w:rsidRPr="00000000">
              <w:fldChar w:fldCharType="begin"/>
            </w:r>
            <w:r w:rsidDel="00000000" w:rsidR="00000000" w:rsidRPr="00000000">
              <w:delInstrText xml:space="preserve">HYPERLINK \l "1rvwp1q"</w:delInstrText>
            </w:r>
            <w:r w:rsidDel="00000000" w:rsidR="00000000" w:rsidRPr="00000000">
              <w:fldChar w:fldCharType="separate"/>
            </w:r>
            <w:r w:rsidDel="00000000" w:rsidR="00000000" w:rsidRPr="00000000">
              <w:rPr>
                <w:rFonts w:ascii="Arial" w:cs="Arial" w:eastAsia="Arial" w:hAnsi="Arial"/>
                <w:b w:val="0"/>
                <w:color w:val="000000"/>
                <w:rtl w:val="0"/>
              </w:rPr>
              <w:delText xml:space="preserve">4</w:delText>
            </w:r>
            <w:r w:rsidDel="00000000" w:rsidR="00000000" w:rsidRPr="00000000">
              <w:fldChar w:fldCharType="end"/>
            </w:r>
          </w:del>
          <w:hyperlink w:anchor="1rvwp1q">
            <w:r w:rsidDel="00000000" w:rsidR="00000000" w:rsidRPr="00000000">
              <w:rPr>
                <w:rFonts w:ascii="Arial" w:cs="Arial" w:eastAsia="Arial" w:hAnsi="Arial"/>
                <w:b w:val="0"/>
                <w:color w:val="000000"/>
                <w:rtl w:val="0"/>
              </w:rPr>
              <w:t xml:space="preserve">: Review</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B">
          <w:pPr>
            <w:tabs>
              <w:tab w:val="right" w:leader="none" w:pos="9360"/>
            </w:tabs>
            <w:spacing w:after="0" w:before="200" w:line="240" w:lineRule="auto"/>
            <w:rPr/>
          </w:pPr>
          <w:hyperlink w:anchor="1664s55">
            <w:r w:rsidDel="00000000" w:rsidR="00000000" w:rsidRPr="00000000">
              <w:rPr>
                <w:rFonts w:ascii="Arial" w:cs="Arial" w:eastAsia="Arial" w:hAnsi="Arial"/>
                <w:rtl w:val="0"/>
              </w:rPr>
              <w:t xml:space="preserve">Health Benefits Update Form Troubleshooting</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C">
          <w:pPr>
            <w:tabs>
              <w:tab w:val="right" w:leader="none" w:pos="9360"/>
            </w:tabs>
            <w:spacing w:after="0" w:before="60" w:line="240" w:lineRule="auto"/>
            <w:ind w:left="360" w:firstLine="0"/>
            <w:rPr/>
          </w:pPr>
          <w:hyperlink w:anchor="1664s55">
            <w:r w:rsidDel="00000000" w:rsidR="00000000" w:rsidRPr="00000000">
              <w:rPr>
                <w:rFonts w:ascii="Arial" w:cs="Arial" w:eastAsia="Arial" w:hAnsi="Arial"/>
                <w:b w:val="0"/>
                <w:color w:val="000000"/>
                <w:rtl w:val="0"/>
              </w:rPr>
              <w:t xml:space="preserve">Questions About the Content of the F</w:t>
            </w:r>
          </w:hyperlink>
          <w:hyperlink w:anchor="1664s55">
            <w:r w:rsidDel="00000000" w:rsidR="00000000" w:rsidRPr="00000000">
              <w:rPr>
                <w:rFonts w:ascii="Arial" w:cs="Arial" w:eastAsia="Arial" w:hAnsi="Arial"/>
                <w:rtl w:val="0"/>
              </w:rPr>
              <w:t xml:space="preserve">orm</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D">
          <w:pPr>
            <w:tabs>
              <w:tab w:val="right" w:leader="none" w:pos="9360"/>
            </w:tabs>
            <w:spacing w:after="0" w:before="60" w:line="240" w:lineRule="auto"/>
            <w:ind w:left="360" w:firstLine="0"/>
            <w:rPr/>
          </w:pPr>
          <w:hyperlink w:anchor="3q5sasy">
            <w:r w:rsidDel="00000000" w:rsidR="00000000" w:rsidRPr="00000000">
              <w:rPr>
                <w:rFonts w:ascii="Arial" w:cs="Arial" w:eastAsia="Arial" w:hAnsi="Arial"/>
                <w:rtl w:val="0"/>
              </w:rPr>
              <w:t xml:space="preserve">Form</w:t>
            </w:r>
          </w:hyperlink>
          <w:hyperlink w:anchor="3q5sasy">
            <w:r w:rsidDel="00000000" w:rsidR="00000000" w:rsidRPr="00000000">
              <w:rPr>
                <w:rFonts w:ascii="Arial" w:cs="Arial" w:eastAsia="Arial" w:hAnsi="Arial"/>
                <w:b w:val="0"/>
                <w:color w:val="000000"/>
                <w:rtl w:val="0"/>
              </w:rPr>
              <w:t xml:space="preserve"> is Pre-filled With Incorrect Information</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E">
          <w:pPr>
            <w:tabs>
              <w:tab w:val="right" w:leader="none" w:pos="9360"/>
            </w:tabs>
            <w:spacing w:after="0" w:before="60" w:line="240" w:lineRule="auto"/>
            <w:ind w:left="360" w:firstLine="0"/>
            <w:rPr/>
          </w:pPr>
          <w:hyperlink w:anchor="kgcv8k">
            <w:r w:rsidDel="00000000" w:rsidR="00000000" w:rsidRPr="00000000">
              <w:rPr>
                <w:rFonts w:ascii="Arial" w:cs="Arial" w:eastAsia="Arial" w:hAnsi="Arial"/>
                <w:b w:val="0"/>
                <w:color w:val="000000"/>
                <w:rtl w:val="0"/>
              </w:rPr>
              <w:t xml:space="preserve">Veteran Can’t Move Forward in Their F</w:t>
            </w:r>
          </w:hyperlink>
          <w:hyperlink w:anchor="kgcv8k">
            <w:r w:rsidDel="00000000" w:rsidR="00000000" w:rsidRPr="00000000">
              <w:rPr>
                <w:rFonts w:ascii="Arial" w:cs="Arial" w:eastAsia="Arial" w:hAnsi="Arial"/>
                <w:rtl w:val="0"/>
              </w:rPr>
              <w:t xml:space="preserve">orm</w:t>
            </w:r>
          </w:hyperlink>
          <w:r w:rsidDel="00000000" w:rsidR="00000000" w:rsidRPr="00000000">
            <w:rPr>
              <w:rFonts w:ascii="Arial" w:cs="Arial" w:eastAsia="Arial" w:hAnsi="Arial"/>
              <w:b w:val="0"/>
              <w:color w:val="000000"/>
              <w:rtl w:val="0"/>
            </w:rPr>
            <w:tab/>
          </w:r>
          <w:r w:rsidDel="00000000" w:rsidR="00000000" w:rsidRPr="00000000">
            <w:rPr>
              <w:rtl w:val="0"/>
            </w:rPr>
          </w:r>
        </w:p>
        <w:p w:rsidR="00000000" w:rsidDel="00000000" w:rsidP="00000000" w:rsidRDefault="00000000" w:rsidRPr="00000000" w14:paraId="0000002F">
          <w:pPr>
            <w:tabs>
              <w:tab w:val="right" w:leader="none" w:pos="9360"/>
            </w:tabs>
            <w:spacing w:after="80" w:before="60" w:line="240" w:lineRule="auto"/>
            <w:ind w:left="360" w:firstLine="0"/>
            <w:rPr/>
          </w:pPr>
          <w:hyperlink w:anchor="1jlao46">
            <w:r w:rsidDel="00000000" w:rsidR="00000000" w:rsidRPr="00000000">
              <w:rPr>
                <w:rFonts w:ascii="Arial" w:cs="Arial" w:eastAsia="Arial" w:hAnsi="Arial"/>
                <w:b w:val="0"/>
                <w:color w:val="000000"/>
                <w:rtl w:val="0"/>
              </w:rPr>
              <w:t xml:space="preserve">Veteran is Having Trouble Upgrading From LOA1 to LOA3</w:t>
            </w:r>
          </w:hyperlink>
          <w:r w:rsidDel="00000000" w:rsidR="00000000" w:rsidRPr="00000000">
            <w:rPr>
              <w:rtl w:val="0"/>
            </w:rPr>
          </w:r>
          <w:r w:rsidDel="00000000" w:rsidR="00000000" w:rsidRPr="00000000">
            <w:fldChar w:fldCharType="end"/>
          </w:r>
        </w:p>
      </w:sdtContent>
    </w:sdt>
    <w:bookmarkStart w:colFirst="0" w:colLast="0" w:name="gjdgxs" w:id="0"/>
    <w:bookmarkEnd w:id="0"/>
    <w:p w:rsidR="00000000" w:rsidDel="00000000" w:rsidP="00000000" w:rsidRDefault="00000000" w:rsidRPr="00000000" w14:paraId="00000030">
      <w:pPr>
        <w:pStyle w:val="Heading1"/>
        <w:rPr/>
      </w:pPr>
      <w:r w:rsidDel="00000000" w:rsidR="00000000" w:rsidRPr="00000000">
        <w:rPr>
          <w:rFonts w:ascii="Arial" w:cs="Arial" w:eastAsia="Arial" w:hAnsi="Arial"/>
          <w:b w:val="0"/>
          <w:color w:val="000000"/>
          <w:sz w:val="28"/>
          <w:szCs w:val="28"/>
          <w:rtl w:val="0"/>
        </w:rPr>
        <w:t xml:space="preserve">Overview and Navigation</w:t>
      </w:r>
      <w:r w:rsidDel="00000000" w:rsidR="00000000" w:rsidRPr="00000000">
        <w:rPr>
          <w:rtl w:val="0"/>
        </w:rPr>
      </w:r>
    </w:p>
    <w:p w:rsidR="00000000" w:rsidDel="00000000" w:rsidP="00000000" w:rsidRDefault="00000000" w:rsidRPr="00000000" w14:paraId="00000031">
      <w:pPr>
        <w:keepNext w:val="0"/>
        <w:keepLines w:val="0"/>
        <w:pageBreakBefore w:val="0"/>
        <w:widowControl w:val="1"/>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VA.gov users can </w:t>
      </w:r>
      <w:r w:rsidDel="00000000" w:rsidR="00000000" w:rsidRPr="00000000">
        <w:rPr>
          <w:rFonts w:ascii="Arial" w:cs="Arial" w:eastAsia="Arial" w:hAnsi="Arial"/>
          <w:rtl w:val="0"/>
        </w:rPr>
        <w:t xml:space="preserve">update their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health care benefits information by filling out the online VA Form 10-10EZR, the Health Benefits Updates Form. Users with an LOA1 account (not identity verified), or an LOA3 account (identity verified) can access and complete the Health Benefits Update Form.</w:t>
      </w:r>
      <w:r w:rsidDel="00000000" w:rsidR="00000000" w:rsidRPr="00000000">
        <w:rPr>
          <w:rtl w:val="0"/>
        </w:rPr>
      </w:r>
    </w:p>
    <w:p w:rsidR="00000000" w:rsidDel="00000000" w:rsidP="00000000" w:rsidRDefault="00000000" w:rsidRPr="00000000" w14:paraId="00000032">
      <w:pPr>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Arial" w:cs="Arial" w:eastAsia="Arial" w:hAnsi="Arial"/>
          <w:color w:val="000000"/>
          <w:rtl w:val="0"/>
        </w:rPr>
        <w:t xml:space="preserve">A user can find the Health Benefits Update Form at </w:t>
      </w:r>
      <w:hyperlink r:id="rId8">
        <w:r w:rsidDel="00000000" w:rsidR="00000000" w:rsidRPr="00000000">
          <w:rPr>
            <w:rFonts w:ascii="Arial" w:cs="Arial" w:eastAsia="Arial" w:hAnsi="Arial"/>
            <w:color w:val="000000"/>
            <w:u w:val="single"/>
            <w:rtl w:val="0"/>
          </w:rPr>
          <w:t xml:space="preserve">https://www.</w:t>
        </w:r>
      </w:hyperlink>
      <w:hyperlink r:id="rId9">
        <w:r w:rsidDel="00000000" w:rsidR="00000000" w:rsidRPr="00000000">
          <w:rPr>
            <w:rFonts w:ascii="Arial" w:cs="Arial" w:eastAsia="Arial" w:hAnsi="Arial"/>
            <w:color w:val="1f2328"/>
            <w:highlight w:val="white"/>
            <w:u w:val="single"/>
            <w:rtl w:val="0"/>
          </w:rPr>
          <w:t xml:space="preserve">va.gov/health-care/update-health-information</w:t>
        </w:r>
      </w:hyperlink>
      <w:r w:rsidDel="00000000" w:rsidR="00000000" w:rsidRPr="00000000">
        <w:rPr>
          <w:rFonts w:ascii="Arial" w:cs="Arial" w:eastAsia="Arial" w:hAnsi="Arial"/>
          <w:color w:val="000000"/>
          <w:rtl w:val="0"/>
        </w:rPr>
        <w:t xml:space="preserve"> or the following VA.gov locations:</w:t>
      </w:r>
      <w:r w:rsidDel="00000000" w:rsidR="00000000" w:rsidRPr="00000000">
        <w:rPr>
          <w:rtl w:val="0"/>
        </w:rPr>
      </w:r>
    </w:p>
    <w:p w:rsidR="00000000" w:rsidDel="00000000" w:rsidP="00000000" w:rsidRDefault="00000000" w:rsidRPr="00000000" w14:paraId="00000034">
      <w:pPr>
        <w:rPr>
          <w:rFonts w:ascii="Arial" w:cs="Arial" w:eastAsia="Arial" w:hAnsi="Arial"/>
          <w:color w:val="000000"/>
        </w:rPr>
      </w:pPr>
      <w:r w:rsidDel="00000000" w:rsidR="00000000" w:rsidRPr="00000000">
        <w:rPr>
          <w:rtl w:val="0"/>
        </w:rPr>
      </w:r>
    </w:p>
    <w:p w:rsidR="00000000" w:rsidDel="00000000" w:rsidP="00000000" w:rsidRDefault="00000000" w:rsidRPr="00000000" w14:paraId="00000035">
      <w:pPr>
        <w:numPr>
          <w:ilvl w:val="0"/>
          <w:numId w:val="2"/>
        </w:numPr>
        <w:ind w:left="720" w:hanging="360"/>
        <w:rPr/>
      </w:pPr>
      <w:r w:rsidDel="00000000" w:rsidR="00000000" w:rsidRPr="00000000">
        <w:rPr>
          <w:rFonts w:ascii="Arial" w:cs="Arial" w:eastAsia="Arial" w:hAnsi="Arial"/>
          <w:color w:val="000000"/>
          <w:rtl w:val="0"/>
        </w:rPr>
        <w:t xml:space="preserve">On the VA.gov</w:t>
      </w:r>
      <w:ins w:author="Alex Seelig" w:id="40" w:date="2024-07-12T16:24:19Z">
        <w:r w:rsidDel="00000000" w:rsidR="00000000" w:rsidRPr="00000000">
          <w:rPr>
            <w:rFonts w:ascii="Arial" w:cs="Arial" w:eastAsia="Arial" w:hAnsi="Arial"/>
            <w:color w:val="000000"/>
            <w:rtl w:val="0"/>
          </w:rPr>
          <w:t xml:space="preserve"> VA health care page</w:t>
        </w:r>
      </w:ins>
      <w:del w:author="Alex Seelig" w:id="40" w:date="2024-07-12T16:24:19Z">
        <w:r w:rsidDel="00000000" w:rsidR="00000000" w:rsidRPr="00000000">
          <w:rPr>
            <w:rFonts w:ascii="Arial" w:cs="Arial" w:eastAsia="Arial" w:hAnsi="Arial"/>
            <w:color w:val="000000"/>
            <w:rtl w:val="0"/>
          </w:rPr>
          <w:delText xml:space="preserve"> homepage</w:delText>
        </w:r>
      </w:del>
      <w:r w:rsidDel="00000000" w:rsidR="00000000" w:rsidRPr="00000000">
        <w:rPr>
          <w:rFonts w:ascii="Arial" w:cs="Arial" w:eastAsia="Arial" w:hAnsi="Arial"/>
          <w:color w:val="000000"/>
          <w:rtl w:val="0"/>
        </w:rPr>
        <w:t xml:space="preserve">: </w:t>
      </w:r>
      <w:hyperlink r:id="rId10">
        <w:r w:rsidDel="00000000" w:rsidR="00000000" w:rsidRPr="00000000">
          <w:rPr>
            <w:rFonts w:ascii="Arial" w:cs="Arial" w:eastAsia="Arial" w:hAnsi="Arial"/>
            <w:color w:val="000000"/>
            <w:rtl w:val="0"/>
          </w:rPr>
          <w:t xml:space="preserve">www.va.gov</w:t>
        </w:r>
      </w:hyperlink>
      <w:ins w:author="Alex Seelig" w:id="41" w:date="2024-07-12T16:24:51Z">
        <w:r w:rsidDel="00000000" w:rsidR="00000000" w:rsidRPr="00000000">
          <w:rPr>
            <w:rFonts w:ascii="Arial" w:cs="Arial" w:eastAsia="Arial" w:hAnsi="Arial"/>
            <w:color w:val="000000"/>
            <w:rtl w:val="0"/>
          </w:rPr>
          <w:t xml:space="preserve">/health-care</w:t>
        </w:r>
      </w:ins>
      <w:r w:rsidDel="00000000" w:rsidR="00000000" w:rsidRPr="00000000">
        <w:rPr>
          <w:rtl w:val="0"/>
        </w:rPr>
      </w:r>
    </w:p>
    <w:p w:rsidR="00000000" w:rsidDel="00000000" w:rsidP="00000000" w:rsidRDefault="00000000" w:rsidRPr="00000000" w14:paraId="00000036">
      <w:pPr>
        <w:rPr>
          <w:rFonts w:ascii="Arial" w:cs="Arial" w:eastAsia="Arial" w:hAnsi="Arial"/>
          <w:color w:val="000000"/>
        </w:rPr>
      </w:pPr>
      <w:r w:rsidDel="00000000" w:rsidR="00000000" w:rsidRPr="00000000">
        <w:rPr>
          <w:rtl w:val="0"/>
        </w:rPr>
      </w:r>
    </w:p>
    <w:p w:rsidR="00000000" w:rsidDel="00000000" w:rsidP="00000000" w:rsidRDefault="00000000" w:rsidRPr="00000000" w14:paraId="00000037">
      <w:pPr>
        <w:rPr>
          <w:ins w:author="Alex Seelig" w:id="43" w:date="2024-07-12T16:25:00Z"/>
        </w:rPr>
      </w:pPr>
      <w:del w:author="Alex Seelig" w:id="42" w:date="2024-07-12T16:24:56Z">
        <w:r w:rsidDel="00000000" w:rsidR="00000000" w:rsidRPr="00000000">
          <w:rPr/>
          <w:drawing>
            <wp:inline distB="0" distT="0" distL="0" distR="0">
              <wp:extent cx="5835650" cy="4276090"/>
              <wp:effectExtent b="12700" l="12700" r="12700" t="12700"/>
              <wp:docPr id="36" name="image27.png"/>
              <a:graphic>
                <a:graphicData uri="http://schemas.openxmlformats.org/drawingml/2006/picture">
                  <pic:pic>
                    <pic:nvPicPr>
                      <pic:cNvPr id="0" name="image27.png"/>
                      <pic:cNvPicPr preferRelativeResize="0"/>
                    </pic:nvPicPr>
                    <pic:blipFill>
                      <a:blip r:embed="rId11"/>
                      <a:srcRect b="2492" l="293" r="1526" t="1607"/>
                      <a:stretch>
                        <a:fillRect/>
                      </a:stretch>
                    </pic:blipFill>
                    <pic:spPr>
                      <a:xfrm>
                        <a:off x="0" y="0"/>
                        <a:ext cx="5835650" cy="4276090"/>
                      </a:xfrm>
                      <a:prstGeom prst="rect"/>
                      <a:ln w="12700">
                        <a:solidFill>
                          <a:srgbClr val="000000"/>
                        </a:solidFill>
                        <a:prstDash val="solid"/>
                      </a:ln>
                    </pic:spPr>
                  </pic:pic>
                </a:graphicData>
              </a:graphic>
            </wp:inline>
          </w:drawing>
        </w:r>
      </w:del>
      <w:ins w:author="Alex Seelig" w:id="43" w:date="2024-07-12T16:25:00Z">
        <w:r w:rsidDel="00000000" w:rsidR="00000000" w:rsidRPr="00000000">
          <w:rPr>
            <w:rtl w:val="0"/>
          </w:rPr>
        </w:r>
      </w:ins>
    </w:p>
    <w:p w:rsidR="00000000" w:rsidDel="00000000" w:rsidP="00000000" w:rsidRDefault="00000000" w:rsidRPr="00000000" w14:paraId="00000038">
      <w:pPr>
        <w:rPr>
          <w:rPrChange w:author="Alex Seelig" w:id="44" w:date="2024-07-12T16:25:00Z">
            <w:rPr>
              <w:rFonts w:ascii="Arial" w:cs="Arial" w:eastAsia="Arial" w:hAnsi="Arial"/>
            </w:rPr>
          </w:rPrChange>
        </w:rPr>
      </w:pPr>
      <w:ins w:author="Alex Seelig" w:id="43" w:date="2024-07-12T16:25:00Z">
        <w:r w:rsidDel="00000000" w:rsidR="00000000" w:rsidRPr="00000000">
          <w:rPr/>
          <w:drawing>
            <wp:inline distB="114300" distT="114300" distL="114300" distR="114300">
              <wp:extent cx="5943600" cy="4292600"/>
              <wp:effectExtent b="0" l="0" r="0" t="0"/>
              <wp:docPr id="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4292600"/>
                      </a:xfrm>
                      <a:prstGeom prst="rect"/>
                      <a:ln/>
                    </pic:spPr>
                  </pic:pic>
                </a:graphicData>
              </a:graphic>
            </wp:inline>
          </w:drawing>
        </w:r>
      </w:ins>
      <w:r w:rsidDel="00000000" w:rsidR="00000000" w:rsidRPr="00000000">
        <w:rPr>
          <w:rtl w:val="0"/>
        </w:rPr>
      </w:r>
    </w:p>
    <w:p w:rsidR="00000000" w:rsidDel="00000000" w:rsidP="00000000" w:rsidRDefault="00000000" w:rsidRPr="00000000" w14:paraId="00000039">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A">
      <w:pPr>
        <w:numPr>
          <w:ilvl w:val="0"/>
          <w:numId w:val="2"/>
        </w:numPr>
        <w:spacing w:after="0" w:before="0" w:lineRule="auto"/>
        <w:ind w:left="720" w:hanging="360"/>
        <w:rPr/>
      </w:pPr>
      <w:r w:rsidDel="00000000" w:rsidR="00000000" w:rsidRPr="00000000">
        <w:rPr>
          <w:rFonts w:ascii="Arial" w:cs="Arial" w:eastAsia="Arial" w:hAnsi="Arial"/>
          <w:color w:val="000000"/>
          <w:rtl w:val="0"/>
        </w:rPr>
        <w:t xml:space="preserve">In the VA health care benefit hub: </w:t>
      </w:r>
      <w:hyperlink r:id="rId13">
        <w:r w:rsidDel="00000000" w:rsidR="00000000" w:rsidRPr="00000000">
          <w:rPr>
            <w:rFonts w:ascii="Arial" w:cs="Arial" w:eastAsia="Arial" w:hAnsi="Arial"/>
            <w:color w:val="000000"/>
            <w:u w:val="single"/>
            <w:rtl w:val="0"/>
          </w:rPr>
          <w:t xml:space="preserve">https://www.va.gov/health-care/</w:t>
        </w:r>
      </w:hyperlink>
      <w:r w:rsidDel="00000000" w:rsidR="00000000" w:rsidRPr="00000000">
        <w:rPr>
          <w:rtl w:val="0"/>
        </w:rPr>
      </w:r>
    </w:p>
    <w:p w:rsidR="00000000" w:rsidDel="00000000" w:rsidP="00000000" w:rsidRDefault="00000000" w:rsidRPr="00000000" w14:paraId="0000003B">
      <w:pPr>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ind w:left="360" w:firstLine="0"/>
        <w:rPr>
          <w:rFonts w:ascii="Arial" w:cs="Arial" w:eastAsia="Arial" w:hAnsi="Arial"/>
        </w:rPr>
      </w:pPr>
      <w:r w:rsidDel="00000000" w:rsidR="00000000" w:rsidRPr="00000000">
        <w:rPr/>
        <w:drawing>
          <wp:inline distB="0" distT="0" distL="0" distR="0">
            <wp:extent cx="5511800" cy="6125210"/>
            <wp:effectExtent b="12700" l="12700" r="12700" t="12700"/>
            <wp:docPr id="35" name="image33.png"/>
            <a:graphic>
              <a:graphicData uri="http://schemas.openxmlformats.org/drawingml/2006/picture">
                <pic:pic>
                  <pic:nvPicPr>
                    <pic:cNvPr id="0" name="image33.png"/>
                    <pic:cNvPicPr preferRelativeResize="0"/>
                  </pic:nvPicPr>
                  <pic:blipFill>
                    <a:blip r:embed="rId14"/>
                    <a:srcRect b="3382" l="1970" r="5316" t="2442"/>
                    <a:stretch>
                      <a:fillRect/>
                    </a:stretch>
                  </pic:blipFill>
                  <pic:spPr>
                    <a:xfrm>
                      <a:off x="0" y="0"/>
                      <a:ext cx="5511800" cy="61252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ind w:left="360" w:firstLine="0"/>
        <w:rPr>
          <w:rFonts w:ascii="Arial" w:cs="Arial" w:eastAsia="Arial" w:hAnsi="Arial"/>
        </w:rPr>
      </w:pPr>
      <w:r w:rsidDel="00000000" w:rsidR="00000000" w:rsidRPr="00000000">
        <w:rPr/>
        <w:drawing>
          <wp:inline distB="0" distT="0" distL="0" distR="0">
            <wp:extent cx="5714365" cy="3846830"/>
            <wp:effectExtent b="12700" l="12700" r="12700" t="12700"/>
            <wp:docPr id="38" name="image42.png"/>
            <a:graphic>
              <a:graphicData uri="http://schemas.openxmlformats.org/drawingml/2006/picture">
                <pic:pic>
                  <pic:nvPicPr>
                    <pic:cNvPr id="0" name="image42.png"/>
                    <pic:cNvPicPr preferRelativeResize="0"/>
                  </pic:nvPicPr>
                  <pic:blipFill>
                    <a:blip r:embed="rId15"/>
                    <a:srcRect b="0" l="0" r="3872" t="1018"/>
                    <a:stretch>
                      <a:fillRect/>
                    </a:stretch>
                  </pic:blipFill>
                  <pic:spPr>
                    <a:xfrm>
                      <a:off x="0" y="0"/>
                      <a:ext cx="5714365" cy="3846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3F">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40">
      <w:pPr>
        <w:numPr>
          <w:ilvl w:val="0"/>
          <w:numId w:val="2"/>
        </w:numPr>
        <w:ind w:left="720" w:hanging="360"/>
        <w:rPr/>
      </w:pPr>
      <w:r w:rsidDel="00000000" w:rsidR="00000000" w:rsidRPr="00000000">
        <w:rPr>
          <w:rFonts w:ascii="Arial" w:cs="Arial" w:eastAsia="Arial" w:hAnsi="Arial"/>
          <w:rtl w:val="0"/>
        </w:rPr>
        <w:t xml:space="preserve">In the My HealtheVet hub: </w:t>
      </w:r>
      <w:hyperlink r:id="rId16">
        <w:r w:rsidDel="00000000" w:rsidR="00000000" w:rsidRPr="00000000">
          <w:rPr>
            <w:rFonts w:ascii="Arial" w:cs="Arial" w:eastAsia="Arial" w:hAnsi="Arial"/>
            <w:color w:val="1155cc"/>
            <w:u w:val="single"/>
            <w:rtl w:val="0"/>
          </w:rPr>
          <w:t xml:space="preserve">https://www.va.gov/my-health/</w:t>
        </w:r>
      </w:hyperlink>
      <w:r w:rsidDel="00000000" w:rsidR="00000000" w:rsidRPr="00000000">
        <w:rPr>
          <w:rtl w:val="0"/>
        </w:rPr>
      </w:r>
    </w:p>
    <w:p w:rsidR="00000000" w:rsidDel="00000000" w:rsidP="00000000" w:rsidRDefault="00000000" w:rsidRPr="00000000" w14:paraId="0000004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360" w:firstLine="0"/>
        <w:rPr>
          <w:rFonts w:ascii="Arial" w:cs="Arial" w:eastAsia="Arial" w:hAnsi="Arial"/>
        </w:rPr>
      </w:pPr>
      <w:r w:rsidDel="00000000" w:rsidR="00000000" w:rsidRPr="00000000">
        <w:rPr/>
        <w:drawing>
          <wp:inline distB="0" distT="0" distL="0" distR="0">
            <wp:extent cx="5687060" cy="2314575"/>
            <wp:effectExtent b="12700" l="12700" r="12700" t="12700"/>
            <wp:docPr id="37" name="image41.png"/>
            <a:graphic>
              <a:graphicData uri="http://schemas.openxmlformats.org/drawingml/2006/picture">
                <pic:pic>
                  <pic:nvPicPr>
                    <pic:cNvPr id="0" name="image41.png"/>
                    <pic:cNvPicPr preferRelativeResize="0"/>
                  </pic:nvPicPr>
                  <pic:blipFill>
                    <a:blip r:embed="rId17"/>
                    <a:srcRect b="3270" l="1769" r="2560" t="2353"/>
                    <a:stretch>
                      <a:fillRect/>
                    </a:stretch>
                  </pic:blipFill>
                  <pic:spPr>
                    <a:xfrm>
                      <a:off x="0" y="0"/>
                      <a:ext cx="5687060" cy="23145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14:paraId="00000043">
      <w:pPr>
        <w:pStyle w:val="Heading1"/>
        <w:rPr>
          <w:rFonts w:ascii="Arial" w:cs="Arial" w:eastAsia="Arial" w:hAnsi="Arial"/>
        </w:rPr>
      </w:pPr>
      <w:r w:rsidDel="00000000" w:rsidR="00000000" w:rsidRPr="00000000">
        <w:rPr>
          <w:rFonts w:ascii="Arial" w:cs="Arial" w:eastAsia="Arial" w:hAnsi="Arial"/>
          <w:b w:val="0"/>
          <w:color w:val="000000"/>
          <w:sz w:val="28"/>
          <w:szCs w:val="28"/>
          <w:rtl w:val="0"/>
        </w:rPr>
        <w:t xml:space="preserve">Introduction Page</w:t>
      </w: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color w:val="000000"/>
          <w:rtl w:val="0"/>
        </w:rPr>
        <w:br w:type="textWrapping"/>
        <w:t xml:space="preserve">Currently, the </w:t>
      </w:r>
      <w:r w:rsidDel="00000000" w:rsidR="00000000" w:rsidRPr="00000000">
        <w:rPr>
          <w:rFonts w:ascii="Arial" w:cs="Arial" w:eastAsia="Arial" w:hAnsi="Arial"/>
          <w:rtl w:val="0"/>
        </w:rPr>
        <w:t xml:space="preserve">Update Health Benefits form</w:t>
      </w:r>
      <w:r w:rsidDel="00000000" w:rsidR="00000000" w:rsidRPr="00000000">
        <w:rPr>
          <w:rFonts w:ascii="Arial" w:cs="Arial" w:eastAsia="Arial" w:hAnsi="Arial"/>
          <w:color w:val="000000"/>
          <w:rtl w:val="0"/>
        </w:rPr>
        <w:t xml:space="preserve"> is available on VA.gov (https://</w:t>
      </w:r>
      <w:r w:rsidDel="00000000" w:rsidR="00000000" w:rsidRPr="00000000">
        <w:rPr>
          <w:rFonts w:ascii="Arial" w:cs="Arial" w:eastAsia="Arial" w:hAnsi="Arial"/>
          <w:rtl w:val="0"/>
        </w:rPr>
        <w:t xml:space="preserve">www</w:t>
      </w:r>
      <w:r w:rsidDel="00000000" w:rsidR="00000000" w:rsidRPr="00000000">
        <w:rPr>
          <w:rFonts w:ascii="Arial" w:cs="Arial" w:eastAsia="Arial" w:hAnsi="Arial"/>
          <w:color w:val="000000"/>
          <w:rtl w:val="0"/>
        </w:rPr>
        <w:t xml:space="preserve">.va.gov/my-health/update-benefits-information-form-10-10ezr/introduction) to </w:t>
      </w:r>
      <w:r w:rsidDel="00000000" w:rsidR="00000000" w:rsidRPr="00000000">
        <w:rPr>
          <w:rFonts w:ascii="Arial" w:cs="Arial" w:eastAsia="Arial" w:hAnsi="Arial"/>
          <w:rtl w:val="0"/>
        </w:rPr>
        <w:t xml:space="preserve">signed-in</w:t>
      </w:r>
      <w:r w:rsidDel="00000000" w:rsidR="00000000" w:rsidRPr="00000000">
        <w:rPr>
          <w:rFonts w:ascii="Arial" w:cs="Arial" w:eastAsia="Arial" w:hAnsi="Arial"/>
          <w:color w:val="000000"/>
          <w:rtl w:val="0"/>
        </w:rPr>
        <w:t xml:space="preserve"> users who come to the site and are enrolled in VA </w:t>
      </w:r>
      <w:r w:rsidDel="00000000" w:rsidR="00000000" w:rsidRPr="00000000">
        <w:rPr>
          <w:rFonts w:ascii="Arial" w:cs="Arial" w:eastAsia="Arial" w:hAnsi="Arial"/>
          <w:rtl w:val="0"/>
        </w:rPr>
        <w:t xml:space="preserve">health care,</w:t>
      </w:r>
      <w:r w:rsidDel="00000000" w:rsidR="00000000" w:rsidRPr="00000000">
        <w:rPr>
          <w:rFonts w:ascii="Arial" w:cs="Arial" w:eastAsia="Arial" w:hAnsi="Arial"/>
          <w:color w:val="000000"/>
          <w:rtl w:val="0"/>
        </w:rPr>
        <w:t xml:space="preserve"> whether they are LOA1 or LOA3.</w:t>
      </w: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Unauthenticated users will be prompted to sign in to update their information online.</w:t>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pStyle w:val="Heading2"/>
        <w:rPr>
          <w:rFonts w:ascii="Arial" w:cs="Arial" w:eastAsia="Arial" w:hAnsi="Arial"/>
        </w:rPr>
      </w:pPr>
      <w:r w:rsidDel="00000000" w:rsidR="00000000" w:rsidRPr="00000000">
        <w:rPr/>
        <w:drawing>
          <wp:inline distB="0" distT="0" distL="0" distR="0">
            <wp:extent cx="4918710" cy="7644130"/>
            <wp:effectExtent b="12700" l="12700" r="12700" t="12700"/>
            <wp:docPr id="40" name="image35.png"/>
            <a:graphic>
              <a:graphicData uri="http://schemas.openxmlformats.org/drawingml/2006/picture">
                <pic:pic>
                  <pic:nvPicPr>
                    <pic:cNvPr id="0" name="image35.png"/>
                    <pic:cNvPicPr preferRelativeResize="0"/>
                  </pic:nvPicPr>
                  <pic:blipFill>
                    <a:blip r:embed="rId18"/>
                    <a:srcRect b="2499" l="1519" r="1970" t="820"/>
                    <a:stretch>
                      <a:fillRect/>
                    </a:stretch>
                  </pic:blipFill>
                  <pic:spPr>
                    <a:xfrm>
                      <a:off x="0" y="0"/>
                      <a:ext cx="4918710" cy="76441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rFonts w:ascii="Arial" w:cs="Arial" w:eastAsia="Arial" w:hAnsi="Arial"/>
        </w:rPr>
      </w:pPr>
      <w:r w:rsidDel="00000000" w:rsidR="00000000" w:rsidRPr="00000000">
        <w:br w:type="page"/>
      </w:r>
      <w:r w:rsidDel="00000000" w:rsidR="00000000" w:rsidRPr="00000000">
        <w:rPr>
          <w:rtl w:val="0"/>
        </w:rPr>
      </w:r>
    </w:p>
    <w:bookmarkStart w:colFirst="0" w:colLast="0" w:name="1fob9te" w:id="2"/>
    <w:bookmarkEnd w:id="2"/>
    <w:p w:rsidR="00000000" w:rsidDel="00000000" w:rsidP="00000000" w:rsidRDefault="00000000" w:rsidRPr="00000000" w14:paraId="0000004B">
      <w:pPr>
        <w:pStyle w:val="Heading2"/>
        <w:rPr/>
      </w:pPr>
      <w:bookmarkStart w:colFirst="0" w:colLast="0" w:name="_3znysh7" w:id="3"/>
      <w:bookmarkEnd w:id="3"/>
      <w:r w:rsidDel="00000000" w:rsidR="00000000" w:rsidRPr="00000000">
        <w:rPr>
          <w:rtl w:val="0"/>
        </w:rPr>
        <w:t xml:space="preserve">Signed-in Users: LOA1 (Not Identity Verified)</w:t>
      </w:r>
    </w:p>
    <w:p w:rsidR="00000000" w:rsidDel="00000000" w:rsidP="00000000" w:rsidRDefault="00000000" w:rsidRPr="00000000" w14:paraId="0000004C">
      <w:pP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color w:val="000000"/>
          <w:rtl w:val="0"/>
        </w:rPr>
        <w:t xml:space="preserve">Signed-in LOA1 users will see the following alert when they go to the </w:t>
      </w:r>
      <w:r w:rsidDel="00000000" w:rsidR="00000000" w:rsidRPr="00000000">
        <w:rPr>
          <w:rFonts w:ascii="Arial" w:cs="Arial" w:eastAsia="Arial" w:hAnsi="Arial"/>
          <w:rtl w:val="0"/>
        </w:rPr>
        <w:t xml:space="preserve">Health Benefits Update Form</w:t>
      </w:r>
      <w:r w:rsidDel="00000000" w:rsidR="00000000" w:rsidRPr="00000000">
        <w:rPr>
          <w:rFonts w:ascii="Arial" w:cs="Arial" w:eastAsia="Arial" w:hAnsi="Arial"/>
          <w:color w:val="000000"/>
          <w:rtl w:val="0"/>
        </w:rPr>
        <w:t xml:space="preserve"> introduction page at </w:t>
      </w:r>
      <w:hyperlink r:id="rId19">
        <w:r w:rsidDel="00000000" w:rsidR="00000000" w:rsidRPr="00000000">
          <w:rPr>
            <w:rFonts w:ascii="Arial" w:cs="Arial" w:eastAsia="Arial" w:hAnsi="Arial"/>
            <w:color w:val="000080"/>
            <w:u w:val="single"/>
            <w:rtl w:val="0"/>
          </w:rPr>
          <w:t xml:space="preserve">https://www.va.gov/my-health/update-benefits-information-form-10-10ezr/introduction</w:t>
        </w:r>
      </w:hyperlink>
      <w:r w:rsidDel="00000000" w:rsidR="00000000" w:rsidRPr="00000000">
        <w:rPr>
          <w:rFonts w:ascii="Arial" w:cs="Arial" w:eastAsia="Arial" w:hAnsi="Arial"/>
          <w:color w:val="000000"/>
          <w:rtl w:val="0"/>
        </w:rPr>
        <w:t xml:space="preserve">. LOA1 users won’t be able to access the </w:t>
      </w:r>
      <w:r w:rsidDel="00000000" w:rsidR="00000000" w:rsidRPr="00000000">
        <w:rPr>
          <w:rFonts w:ascii="Arial" w:cs="Arial" w:eastAsia="Arial" w:hAnsi="Arial"/>
          <w:rtl w:val="0"/>
        </w:rPr>
        <w:t xml:space="preserve">Health Benefits Update Form</w:t>
      </w:r>
      <w:r w:rsidDel="00000000" w:rsidR="00000000" w:rsidRPr="00000000">
        <w:rPr>
          <w:rFonts w:ascii="Arial" w:cs="Arial" w:eastAsia="Arial" w:hAnsi="Arial"/>
          <w:color w:val="000000"/>
          <w:rtl w:val="0"/>
        </w:rPr>
        <w:t xml:space="preserve"> without first verifying their identity and becoming LOA3. This identification process makes sure that all users who apply are scanned through the ESR to verify whether they </w:t>
      </w:r>
      <w:r w:rsidDel="00000000" w:rsidR="00000000" w:rsidRPr="00000000">
        <w:rPr>
          <w:rFonts w:ascii="Arial" w:cs="Arial" w:eastAsia="Arial" w:hAnsi="Arial"/>
          <w:rtl w:val="0"/>
        </w:rPr>
        <w:t xml:space="preserve">are enrolled in VA</w:t>
      </w:r>
      <w:r w:rsidDel="00000000" w:rsidR="00000000" w:rsidRPr="00000000">
        <w:rPr>
          <w:rFonts w:ascii="Arial" w:cs="Arial" w:eastAsia="Arial" w:hAnsi="Arial"/>
          <w:color w:val="000000"/>
          <w:rtl w:val="0"/>
        </w:rPr>
        <w:t xml:space="preserve"> health care</w:t>
      </w:r>
      <w:r w:rsidDel="00000000" w:rsidR="00000000" w:rsidRPr="00000000">
        <w:rPr>
          <w:rFonts w:ascii="Arial" w:cs="Arial" w:eastAsia="Arial" w:hAnsi="Arial"/>
          <w:rtl w:val="0"/>
        </w:rPr>
        <w:t xml:space="preserve">.</w:t>
      </w:r>
    </w:p>
    <w:p w:rsidR="00000000" w:rsidDel="00000000" w:rsidP="00000000" w:rsidRDefault="00000000" w:rsidRPr="00000000" w14:paraId="0000004E">
      <w:pPr>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drawing>
          <wp:inline distB="0" distT="0" distL="0" distR="0">
            <wp:extent cx="4222115" cy="7336155"/>
            <wp:effectExtent b="12700" l="12700" r="12700" t="12700"/>
            <wp:docPr id="39" name="image39.png"/>
            <a:graphic>
              <a:graphicData uri="http://schemas.openxmlformats.org/drawingml/2006/picture">
                <pic:pic>
                  <pic:nvPicPr>
                    <pic:cNvPr id="0" name="image39.png"/>
                    <pic:cNvPicPr preferRelativeResize="0"/>
                  </pic:nvPicPr>
                  <pic:blipFill>
                    <a:blip r:embed="rId20"/>
                    <a:srcRect b="4110" l="2664" r="3571" t="1231"/>
                    <a:stretch>
                      <a:fillRect/>
                    </a:stretch>
                  </pic:blipFill>
                  <pic:spPr>
                    <a:xfrm>
                      <a:off x="0" y="0"/>
                      <a:ext cx="4222115" cy="73361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rFonts w:ascii="Arial" w:cs="Arial" w:eastAsia="Arial" w:hAnsi="Arial"/>
        </w:rPr>
      </w:pPr>
      <w:r w:rsidDel="00000000" w:rsidR="00000000" w:rsidRPr="00000000">
        <w:br w:type="page"/>
      </w:r>
      <w:r w:rsidDel="00000000" w:rsidR="00000000" w:rsidRPr="00000000">
        <w:rPr>
          <w:rtl w:val="0"/>
        </w:rPr>
      </w:r>
    </w:p>
    <w:bookmarkStart w:colFirst="0" w:colLast="0" w:name="2et92p0" w:id="4"/>
    <w:bookmarkEnd w:id="4"/>
    <w:p w:rsidR="00000000" w:rsidDel="00000000" w:rsidP="00000000" w:rsidRDefault="00000000" w:rsidRPr="00000000" w14:paraId="00000051">
      <w:pPr>
        <w:pStyle w:val="Heading2"/>
        <w:rPr/>
      </w:pPr>
      <w:bookmarkStart w:colFirst="0" w:colLast="0" w:name="_tyjcwt" w:id="5"/>
      <w:bookmarkEnd w:id="5"/>
      <w:r w:rsidDel="00000000" w:rsidR="00000000" w:rsidRPr="00000000">
        <w:rPr>
          <w:rtl w:val="0"/>
        </w:rPr>
        <w:t xml:space="preserve">Signed-in Users: LOA3 (Identity Verified)</w:t>
      </w:r>
    </w:p>
    <w:p w:rsidR="00000000" w:rsidDel="00000000" w:rsidP="00000000" w:rsidRDefault="00000000" w:rsidRPr="00000000" w14:paraId="00000052">
      <w:pPr>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signed-in LOA3 users, we will automatically perform a scan on the backend for existing health care records in the enrollment system (ESR) when they go to the form introduction page at https://www.va.gov/my-health/update-benefits-information-form-10-10ezr/introduction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users not found in the ESR, they will not be able to go straight into the Health Benefits Update Form, and instead will see a message advising them to apply for health care with a link to the Veteran health care application (10-10EZ):</w:t>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drawing>
          <wp:inline distB="0" distT="0" distL="0" distR="0">
            <wp:extent cx="4195445" cy="6544945"/>
            <wp:effectExtent b="12700" l="12700" r="12700" t="12700"/>
            <wp:docPr id="42" name="image48.png"/>
            <a:graphic>
              <a:graphicData uri="http://schemas.openxmlformats.org/drawingml/2006/picture">
                <pic:pic>
                  <pic:nvPicPr>
                    <pic:cNvPr id="0" name="image48.png"/>
                    <pic:cNvPicPr preferRelativeResize="0"/>
                  </pic:nvPicPr>
                  <pic:blipFill>
                    <a:blip r:embed="rId21"/>
                    <a:srcRect b="3761" l="2633" r="3620" t="3066"/>
                    <a:stretch>
                      <a:fillRect/>
                    </a:stretch>
                  </pic:blipFill>
                  <pic:spPr>
                    <a:xfrm>
                      <a:off x="0" y="0"/>
                      <a:ext cx="4195445" cy="6544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For users found in the ESR, they will fill out the Health Benefits Update Form.</w:t>
        <w:br w:type="textWrapping"/>
      </w:r>
    </w:p>
    <w:p w:rsidR="00000000" w:rsidDel="00000000" w:rsidP="00000000" w:rsidRDefault="00000000" w:rsidRPr="00000000" w14:paraId="00000059">
      <w:pPr>
        <w:rPr>
          <w:ins w:author="Alex Seelig" w:id="46" w:date="2024-07-17T16:45:38Z"/>
        </w:rPr>
      </w:pPr>
      <w:del w:author="Alex Seelig" w:id="45" w:date="2024-07-17T16:45:36Z">
        <w:commentRangeStart w:id="0"/>
        <w:r w:rsidDel="00000000" w:rsidR="00000000" w:rsidRPr="00000000">
          <w:rPr/>
          <w:drawing>
            <wp:inline distB="0" distT="0" distL="0" distR="0">
              <wp:extent cx="4864735" cy="6999605"/>
              <wp:effectExtent b="12700" l="12700" r="12700" t="12700"/>
              <wp:docPr id="41" name="image37.png"/>
              <a:graphic>
                <a:graphicData uri="http://schemas.openxmlformats.org/drawingml/2006/picture">
                  <pic:pic>
                    <pic:nvPicPr>
                      <pic:cNvPr id="0" name="image37.png"/>
                      <pic:cNvPicPr preferRelativeResize="0"/>
                    </pic:nvPicPr>
                    <pic:blipFill>
                      <a:blip r:embed="rId22"/>
                      <a:srcRect b="2648" l="2526" r="3998" t="2231"/>
                      <a:stretch>
                        <a:fillRect/>
                      </a:stretch>
                    </pic:blipFill>
                    <pic:spPr>
                      <a:xfrm>
                        <a:off x="0" y="0"/>
                        <a:ext cx="4864735" cy="6999605"/>
                      </a:xfrm>
                      <a:prstGeom prst="rect"/>
                      <a:ln w="12700">
                        <a:solidFill>
                          <a:srgbClr val="000000"/>
                        </a:solidFill>
                        <a:prstDash val="solid"/>
                      </a:ln>
                    </pic:spPr>
                  </pic:pic>
                </a:graphicData>
              </a:graphic>
            </wp:inline>
          </w:drawing>
        </w:r>
      </w:del>
      <w:ins w:author="Alex Seelig" w:id="46" w:date="2024-07-17T16:45:38Z">
        <w:commentRangeEnd w:id="0"/>
        <w:r w:rsidDel="00000000" w:rsidR="00000000" w:rsidRPr="00000000">
          <w:commentReference w:id="0"/>
        </w:r>
        <w:r w:rsidDel="00000000" w:rsidR="00000000" w:rsidRPr="00000000">
          <w:rPr>
            <w:rtl w:val="0"/>
          </w:rPr>
        </w:r>
      </w:ins>
    </w:p>
    <w:p w:rsidR="00000000" w:rsidDel="00000000" w:rsidP="00000000" w:rsidRDefault="00000000" w:rsidRPr="00000000" w14:paraId="0000005A">
      <w:pPr>
        <w:rPr>
          <w:rPrChange w:author="Alex Seelig" w:id="47" w:date="2024-07-17T16:45:38Z">
            <w:rPr>
              <w:rFonts w:ascii="Arial" w:cs="Arial" w:eastAsia="Arial" w:hAnsi="Arial"/>
            </w:rPr>
          </w:rPrChange>
        </w:rPr>
      </w:pPr>
      <w:ins w:author="Alex Seelig" w:id="46" w:date="2024-07-17T16:45:38Z">
        <w:r w:rsidDel="00000000" w:rsidR="00000000" w:rsidRPr="00000000">
          <w:rPr/>
          <w:drawing>
            <wp:inline distB="114300" distT="114300" distL="114300" distR="114300">
              <wp:extent cx="5943600" cy="5067300"/>
              <wp:effectExtent b="0" l="0" r="0" t="0"/>
              <wp:docPr id="2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5067300"/>
                      </a:xfrm>
                      <a:prstGeom prst="rect"/>
                      <a:ln/>
                    </pic:spPr>
                  </pic:pic>
                </a:graphicData>
              </a:graphic>
            </wp:inline>
          </w:drawing>
        </w:r>
      </w:ins>
      <w:r w:rsidDel="00000000" w:rsidR="00000000" w:rsidRPr="00000000">
        <w:rPr>
          <w:rtl w:val="0"/>
        </w:rPr>
      </w:r>
    </w:p>
    <w:p w:rsidR="00000000" w:rsidDel="00000000" w:rsidP="00000000" w:rsidRDefault="00000000" w:rsidRPr="00000000" w14:paraId="0000005B">
      <w:pPr>
        <w:pStyle w:val="Heading1"/>
        <w:rPr>
          <w:rFonts w:ascii="Arial" w:cs="Arial" w:eastAsia="Arial" w:hAnsi="Arial"/>
          <w:b w:val="0"/>
          <w:color w:val="000000"/>
          <w:sz w:val="28"/>
          <w:szCs w:val="28"/>
        </w:rPr>
      </w:pPr>
      <w:r w:rsidDel="00000000" w:rsidR="00000000" w:rsidRPr="00000000">
        <w:br w:type="page"/>
      </w:r>
      <w:r w:rsidDel="00000000" w:rsidR="00000000" w:rsidRPr="00000000">
        <w:rPr>
          <w:rtl w:val="0"/>
        </w:rPr>
      </w:r>
    </w:p>
    <w:bookmarkStart w:colFirst="0" w:colLast="0" w:name="3dy6vkm" w:id="6"/>
    <w:bookmarkEnd w:id="6"/>
    <w:p w:rsidR="00000000" w:rsidDel="00000000" w:rsidP="00000000" w:rsidRDefault="00000000" w:rsidRPr="00000000" w14:paraId="0000005C">
      <w:pPr>
        <w:pStyle w:val="Heading1"/>
        <w:rPr/>
      </w:pPr>
      <w:bookmarkStart w:colFirst="0" w:colLast="0" w:name="_1t3h5sf" w:id="7"/>
      <w:bookmarkEnd w:id="7"/>
      <w:r w:rsidDel="00000000" w:rsidR="00000000" w:rsidRPr="00000000">
        <w:rPr>
          <w:rFonts w:ascii="Arial" w:cs="Arial" w:eastAsia="Arial" w:hAnsi="Arial"/>
          <w:b w:val="0"/>
          <w:color w:val="000000"/>
          <w:sz w:val="28"/>
          <w:szCs w:val="28"/>
          <w:rtl w:val="0"/>
        </w:rPr>
        <w:t xml:space="preserve">Filling Out the F</w:t>
      </w:r>
      <w:r w:rsidDel="00000000" w:rsidR="00000000" w:rsidRPr="00000000">
        <w:rPr>
          <w:rFonts w:ascii="Arial" w:cs="Arial" w:eastAsia="Arial" w:hAnsi="Arial"/>
          <w:b w:val="0"/>
          <w:sz w:val="28"/>
          <w:szCs w:val="28"/>
          <w:rtl w:val="0"/>
        </w:rPr>
        <w:t xml:space="preserve">orm</w:t>
      </w: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color w:val="000000"/>
          <w:rtl w:val="0"/>
        </w:rPr>
        <w:br w:type="textWrapping"/>
        <w:t xml:space="preserve">There are </w:t>
      </w:r>
      <w:ins w:author="Alex Seelig" w:id="48" w:date="2024-07-12T16:40:17Z">
        <w:r w:rsidDel="00000000" w:rsidR="00000000" w:rsidRPr="00000000">
          <w:rPr>
            <w:rFonts w:ascii="Arial" w:cs="Arial" w:eastAsia="Arial" w:hAnsi="Arial"/>
            <w:color w:val="000000"/>
            <w:rtl w:val="0"/>
          </w:rPr>
          <w:t xml:space="preserve">5</w:t>
        </w:r>
      </w:ins>
      <w:del w:author="Alex Seelig" w:id="48" w:date="2024-07-12T16:40:17Z">
        <w:r w:rsidDel="00000000" w:rsidR="00000000" w:rsidRPr="00000000">
          <w:rPr>
            <w:rFonts w:ascii="Arial" w:cs="Arial" w:eastAsia="Arial" w:hAnsi="Arial"/>
            <w:rtl w:val="0"/>
          </w:rPr>
          <w:delText xml:space="preserve">4</w:delText>
        </w:r>
      </w:del>
      <w:r w:rsidDel="00000000" w:rsidR="00000000" w:rsidRPr="00000000">
        <w:rPr>
          <w:rFonts w:ascii="Arial" w:cs="Arial" w:eastAsia="Arial" w:hAnsi="Arial"/>
          <w:color w:val="000000"/>
          <w:rtl w:val="0"/>
        </w:rPr>
        <w:t xml:space="preserve"> sections in the </w:t>
      </w:r>
      <w:r w:rsidDel="00000000" w:rsidR="00000000" w:rsidRPr="00000000">
        <w:rPr>
          <w:rFonts w:ascii="Arial" w:cs="Arial" w:eastAsia="Arial" w:hAnsi="Arial"/>
          <w:rtl w:val="0"/>
        </w:rPr>
        <w:t xml:space="preserve">Health Benefits Update Form</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5E">
      <w:pPr>
        <w:rPr>
          <w:rFonts w:ascii="Arial" w:cs="Arial" w:eastAsia="Arial" w:hAnsi="Arial"/>
          <w:color w:val="000000"/>
        </w:rPr>
      </w:pPr>
      <w:r w:rsidDel="00000000" w:rsidR="00000000" w:rsidRPr="00000000">
        <w:rPr>
          <w:rtl w:val="0"/>
        </w:rPr>
      </w:r>
    </w:p>
    <w:p w:rsidR="00000000" w:rsidDel="00000000" w:rsidP="00000000" w:rsidRDefault="00000000" w:rsidRPr="00000000" w14:paraId="0000005F">
      <w:pPr>
        <w:numPr>
          <w:ilvl w:val="0"/>
          <w:numId w:val="3"/>
        </w:numPr>
        <w:ind w:left="720" w:hanging="360"/>
        <w:rPr>
          <w:rFonts w:ascii="Arial" w:cs="Arial" w:eastAsia="Arial" w:hAnsi="Arial"/>
        </w:rPr>
      </w:pPr>
      <w:r w:rsidDel="00000000" w:rsidR="00000000" w:rsidRPr="00000000">
        <w:rPr>
          <w:rFonts w:ascii="Arial" w:cs="Arial" w:eastAsia="Arial" w:hAnsi="Arial"/>
          <w:color w:val="000000"/>
          <w:rtl w:val="0"/>
        </w:rPr>
        <w:t xml:space="preserve">Veteran information</w:t>
      </w:r>
      <w:r w:rsidDel="00000000" w:rsidR="00000000" w:rsidRPr="00000000">
        <w:rPr>
          <w:rtl w:val="0"/>
        </w:rPr>
      </w:r>
    </w:p>
    <w:p w:rsidR="00000000" w:rsidDel="00000000" w:rsidP="00000000" w:rsidRDefault="00000000" w:rsidRPr="00000000" w14:paraId="00000060">
      <w:pPr>
        <w:numPr>
          <w:ilvl w:val="0"/>
          <w:numId w:val="3"/>
        </w:numPr>
        <w:ind w:left="720" w:hanging="360"/>
        <w:rPr>
          <w:ins w:author="Alex Seelig" w:id="49" w:date="2024-07-17T19:16:47Z"/>
          <w:rFonts w:ascii="Arial" w:cs="Arial" w:eastAsia="Arial" w:hAnsi="Arial"/>
        </w:rPr>
      </w:pPr>
      <w:ins w:author="Alex Seelig" w:id="49" w:date="2024-07-17T19:16:47Z">
        <w:r w:rsidDel="00000000" w:rsidR="00000000" w:rsidRPr="00000000">
          <w:rPr>
            <w:rFonts w:ascii="Arial" w:cs="Arial" w:eastAsia="Arial" w:hAnsi="Arial"/>
            <w:rtl w:val="0"/>
          </w:rPr>
          <w:t xml:space="preserve">Military Information (including Toxic Exposure)</w:t>
        </w:r>
        <w:r w:rsidDel="00000000" w:rsidR="00000000" w:rsidRPr="00000000">
          <w:rPr>
            <w:rtl w:val="0"/>
          </w:rPr>
        </w:r>
      </w:ins>
    </w:p>
    <w:p w:rsidR="00000000" w:rsidDel="00000000" w:rsidP="00000000" w:rsidRDefault="00000000" w:rsidRPr="00000000" w14:paraId="00000061">
      <w:pPr>
        <w:numPr>
          <w:ilvl w:val="0"/>
          <w:numId w:val="3"/>
        </w:numPr>
        <w:ind w:left="720" w:hanging="360"/>
        <w:rPr>
          <w:del w:author="Alex Seelig" w:id="50" w:date="2024-07-12T16:40:20Z"/>
          <w:rFonts w:ascii="Arial" w:cs="Arial" w:eastAsia="Arial" w:hAnsi="Arial"/>
        </w:rPr>
      </w:pPr>
      <w:r w:rsidDel="00000000" w:rsidR="00000000" w:rsidRPr="00000000">
        <w:rPr>
          <w:rFonts w:ascii="Arial" w:cs="Arial" w:eastAsia="Arial" w:hAnsi="Arial"/>
          <w:color w:val="000000"/>
          <w:rtl w:val="0"/>
        </w:rPr>
        <w:t xml:space="preserve">Household information</w:t>
      </w:r>
      <w:del w:author="Alex Seelig" w:id="50" w:date="2024-07-12T16:40:20Z">
        <w:r w:rsidDel="00000000" w:rsidR="00000000" w:rsidRPr="00000000">
          <w:rPr>
            <w:rtl w:val="0"/>
          </w:rPr>
        </w:r>
      </w:del>
    </w:p>
    <w:p w:rsidR="00000000" w:rsidDel="00000000" w:rsidP="00000000" w:rsidRDefault="00000000" w:rsidRPr="00000000" w14:paraId="00000062">
      <w:pPr>
        <w:ind w:left="0" w:firstLine="0"/>
        <w:rPr>
          <w:ins w:author="Alex Seelig" w:id="50" w:date="2024-07-12T16:40:20Z"/>
          <w:rFonts w:ascii="Arial" w:cs="Arial" w:eastAsia="Arial" w:hAnsi="Arial"/>
        </w:rPr>
      </w:pPr>
      <w:ins w:author="Alex Seelig" w:id="50" w:date="2024-07-12T16:40:20Z">
        <w:r w:rsidDel="00000000" w:rsidR="00000000" w:rsidRPr="00000000">
          <w:rPr>
            <w:rtl w:val="0"/>
          </w:rPr>
        </w:r>
      </w:ins>
    </w:p>
    <w:p w:rsidR="00000000" w:rsidDel="00000000" w:rsidP="00000000" w:rsidRDefault="00000000" w:rsidRPr="00000000" w14:paraId="00000063">
      <w:pPr>
        <w:numPr>
          <w:ilvl w:val="0"/>
          <w:numId w:val="3"/>
        </w:numPr>
        <w:ind w:left="720" w:hanging="360"/>
        <w:rPr>
          <w:rFonts w:ascii="Arial" w:cs="Arial" w:eastAsia="Arial" w:hAnsi="Arial"/>
        </w:rPr>
      </w:pPr>
      <w:r w:rsidDel="00000000" w:rsidR="00000000" w:rsidRPr="00000000">
        <w:rPr>
          <w:rFonts w:ascii="Arial" w:cs="Arial" w:eastAsia="Arial" w:hAnsi="Arial"/>
          <w:color w:val="000000"/>
          <w:rtl w:val="0"/>
        </w:rPr>
        <w:t xml:space="preserve">Insurance information</w:t>
      </w:r>
      <w:r w:rsidDel="00000000" w:rsidR="00000000" w:rsidRPr="00000000">
        <w:rPr>
          <w:rtl w:val="0"/>
        </w:rPr>
      </w:r>
    </w:p>
    <w:p w:rsidR="00000000" w:rsidDel="00000000" w:rsidP="00000000" w:rsidRDefault="00000000" w:rsidRPr="00000000" w14:paraId="00000064">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Form </w:t>
      </w:r>
      <w:r w:rsidDel="00000000" w:rsidR="00000000" w:rsidRPr="00000000">
        <w:rPr>
          <w:rFonts w:ascii="Arial" w:cs="Arial" w:eastAsia="Arial" w:hAnsi="Arial"/>
          <w:color w:val="000000"/>
          <w:rtl w:val="0"/>
        </w:rPr>
        <w:t xml:space="preserve">review</w:t>
      </w:r>
      <w:r w:rsidDel="00000000" w:rsidR="00000000" w:rsidRPr="00000000">
        <w:rPr>
          <w:rtl w:val="0"/>
        </w:rPr>
      </w:r>
    </w:p>
    <w:p w:rsidR="00000000" w:rsidDel="00000000" w:rsidP="00000000" w:rsidRDefault="00000000" w:rsidRPr="00000000" w14:paraId="00000065">
      <w:pPr>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color w:val="000000"/>
          <w:rtl w:val="0"/>
        </w:rPr>
        <w:t xml:space="preserve">Please note: </w:t>
      </w: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 system will prefill</w:t>
      </w:r>
      <w:ins w:author="Alex Seelig" w:id="51" w:date="2024-07-12T16:41:05Z">
        <w:r w:rsidDel="00000000" w:rsidR="00000000" w:rsidRPr="00000000">
          <w:rPr>
            <w:rFonts w:ascii="Arial" w:cs="Arial" w:eastAsia="Arial" w:hAnsi="Arial"/>
            <w:color w:val="000000"/>
            <w:rtl w:val="0"/>
          </w:rPr>
          <w:t xml:space="preserve"> some of</w:t>
        </w:r>
      </w:ins>
      <w:r w:rsidDel="00000000" w:rsidR="00000000" w:rsidRPr="00000000">
        <w:rPr>
          <w:rFonts w:ascii="Arial" w:cs="Arial" w:eastAsia="Arial" w:hAnsi="Arial"/>
          <w:color w:val="000000"/>
          <w:rtl w:val="0"/>
        </w:rPr>
        <w:t xml:space="preserve"> the information we already have on file. The user can review and update some of this information as they complete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67">
      <w:pPr>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color w:val="000000"/>
          <w:rtl w:val="0"/>
        </w:rPr>
        <w:t xml:space="preserve">Each section has multiple pages of questions that the user must enter to complete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automatically saves as the user progresses and they can “Finish this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later” if they choose.</w:t>
      </w:r>
      <w:r w:rsidDel="00000000" w:rsidR="00000000" w:rsidRPr="00000000">
        <w:rPr>
          <w:rtl w:val="0"/>
        </w:rPr>
      </w:r>
    </w:p>
    <w:p w:rsidR="00000000" w:rsidDel="00000000" w:rsidP="00000000" w:rsidRDefault="00000000" w:rsidRPr="00000000" w14:paraId="00000069">
      <w:pPr>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drawing>
          <wp:inline distB="0" distT="0" distL="0" distR="0">
            <wp:extent cx="3632835" cy="6303645"/>
            <wp:effectExtent b="12700" l="12700" r="12700" t="12700"/>
            <wp:docPr id="45" name="image45.png"/>
            <a:graphic>
              <a:graphicData uri="http://schemas.openxmlformats.org/drawingml/2006/picture">
                <pic:pic>
                  <pic:nvPicPr>
                    <pic:cNvPr id="0" name="image45.png"/>
                    <pic:cNvPicPr preferRelativeResize="0"/>
                  </pic:nvPicPr>
                  <pic:blipFill>
                    <a:blip r:embed="rId24"/>
                    <a:srcRect b="2723" l="3129" r="1873" t="776"/>
                    <a:stretch>
                      <a:fillRect/>
                    </a:stretch>
                  </pic:blipFill>
                  <pic:spPr>
                    <a:xfrm>
                      <a:off x="0" y="0"/>
                      <a:ext cx="3632835" cy="63036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color w:val="000000"/>
          <w:rtl w:val="0"/>
        </w:rPr>
        <w:t xml:space="preserve">To move forward through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 user clicks “Continue.” They cannot move forward until all required information on the page is complete. An example error message is shown below. To go back to a section of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 user can use the back button.</w:t>
      </w:r>
      <w:r w:rsidDel="00000000" w:rsidR="00000000" w:rsidRPr="00000000">
        <w:rPr>
          <w:rtl w:val="0"/>
        </w:rPr>
      </w:r>
    </w:p>
    <w:p w:rsidR="00000000" w:rsidDel="00000000" w:rsidP="00000000" w:rsidRDefault="00000000" w:rsidRPr="00000000" w14:paraId="0000006D">
      <w:pPr>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drawing>
          <wp:inline distB="0" distT="0" distL="0" distR="0">
            <wp:extent cx="3693795" cy="2384425"/>
            <wp:effectExtent b="12700" l="12700" r="12700" t="12700"/>
            <wp:docPr id="43" name="image38.png"/>
            <a:graphic>
              <a:graphicData uri="http://schemas.openxmlformats.org/drawingml/2006/picture">
                <pic:pic>
                  <pic:nvPicPr>
                    <pic:cNvPr id="0" name="image38.png"/>
                    <pic:cNvPicPr preferRelativeResize="0"/>
                  </pic:nvPicPr>
                  <pic:blipFill>
                    <a:blip r:embed="rId25"/>
                    <a:srcRect b="2526" l="1290" r="5268" t="3886"/>
                    <a:stretch>
                      <a:fillRect/>
                    </a:stretch>
                  </pic:blipFill>
                  <pic:spPr>
                    <a:xfrm>
                      <a:off x="0" y="0"/>
                      <a:ext cx="3693795" cy="2384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also has a status bar at the top of each page to indicate how far along in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 Veteran is. It progresses when a new section is complete, not based on the number of questions completed:</w:t>
      </w:r>
      <w:r w:rsidDel="00000000" w:rsidR="00000000" w:rsidRPr="00000000">
        <w:rPr>
          <w:rtl w:val="0"/>
        </w:rPr>
      </w:r>
    </w:p>
    <w:p w:rsidR="00000000" w:rsidDel="00000000" w:rsidP="00000000" w:rsidRDefault="00000000" w:rsidRPr="00000000" w14:paraId="00000071">
      <w:pPr>
        <w:rPr>
          <w:rFonts w:ascii="Arial" w:cs="Arial" w:eastAsia="Arial" w:hAnsi="Arial"/>
          <w:color w:val="000000"/>
        </w:rPr>
      </w:pPr>
      <w:r w:rsidDel="00000000" w:rsidR="00000000" w:rsidRPr="00000000">
        <w:rPr>
          <w:rtl w:val="0"/>
        </w:rPr>
      </w:r>
    </w:p>
    <w:p w:rsidR="00000000" w:rsidDel="00000000" w:rsidP="00000000" w:rsidRDefault="00000000" w:rsidRPr="00000000" w14:paraId="00000072">
      <w:pPr>
        <w:pStyle w:val="Heading2"/>
        <w:rPr>
          <w:rFonts w:ascii="Arial" w:cs="Arial" w:eastAsia="Arial" w:hAnsi="Arial"/>
        </w:rPr>
      </w:pPr>
      <w:bookmarkStart w:colFirst="0" w:colLast="0" w:name="_4d34og8" w:id="8"/>
      <w:bookmarkEnd w:id="8"/>
      <w:r w:rsidDel="00000000" w:rsidR="00000000" w:rsidRPr="00000000">
        <w:rPr/>
        <w:drawing>
          <wp:inline distB="0" distT="0" distL="0" distR="0">
            <wp:extent cx="3559810" cy="4491990"/>
            <wp:effectExtent b="12700" l="12700" r="12700" t="12700"/>
            <wp:docPr id="44" name="image47.png"/>
            <a:graphic>
              <a:graphicData uri="http://schemas.openxmlformats.org/drawingml/2006/picture">
                <pic:pic>
                  <pic:nvPicPr>
                    <pic:cNvPr id="0" name="image47.png"/>
                    <pic:cNvPicPr preferRelativeResize="0"/>
                  </pic:nvPicPr>
                  <pic:blipFill>
                    <a:blip r:embed="rId26"/>
                    <a:srcRect b="1769" l="2232" r="18216" t="1797"/>
                    <a:stretch>
                      <a:fillRect/>
                    </a:stretch>
                  </pic:blipFill>
                  <pic:spPr>
                    <a:xfrm>
                      <a:off x="0" y="0"/>
                      <a:ext cx="3559810" cy="449199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2s8eyo1" w:id="9"/>
    <w:bookmarkEnd w:id="9"/>
    <w:p w:rsidR="00000000" w:rsidDel="00000000" w:rsidP="00000000" w:rsidRDefault="00000000" w:rsidRPr="00000000" w14:paraId="00000073">
      <w:pPr>
        <w:pStyle w:val="Heading2"/>
        <w:rPr/>
      </w:pPr>
      <w:bookmarkStart w:colFirst="0" w:colLast="0" w:name="_17dp8vu" w:id="10"/>
      <w:bookmarkEnd w:id="10"/>
      <w:r w:rsidDel="00000000" w:rsidR="00000000" w:rsidRPr="00000000">
        <w:rPr>
          <w:b w:val="0"/>
          <w:color w:val="000000"/>
          <w:sz w:val="28"/>
          <w:szCs w:val="28"/>
          <w:rtl w:val="0"/>
        </w:rPr>
        <w:t xml:space="preserve">Veteran Information</w:t>
      </w:r>
      <w:r w:rsidDel="00000000" w:rsidR="00000000" w:rsidRPr="00000000">
        <w:rPr>
          <w:rtl w:val="0"/>
        </w:rPr>
      </w:r>
    </w:p>
    <w:p w:rsidR="00000000" w:rsidDel="00000000" w:rsidP="00000000" w:rsidRDefault="00000000" w:rsidRPr="00000000" w14:paraId="00000074">
      <w:pPr>
        <w:rPr>
          <w:rFonts w:ascii="Arial" w:cs="Arial" w:eastAsia="Arial" w:hAnsi="Arial"/>
          <w:color w:val="000000"/>
        </w:rPr>
      </w:pPr>
      <w:r w:rsidDel="00000000" w:rsidR="00000000" w:rsidRPr="00000000">
        <w:rPr>
          <w:rtl w:val="0"/>
        </w:rPr>
      </w:r>
    </w:p>
    <w:bookmarkStart w:colFirst="0" w:colLast="0" w:name="3rdcrjn" w:id="11"/>
    <w:bookmarkEnd w:id="11"/>
    <w:p w:rsidR="00000000" w:rsidDel="00000000" w:rsidP="00000000" w:rsidRDefault="00000000" w:rsidRPr="00000000" w14:paraId="00000075">
      <w:pPr>
        <w:pStyle w:val="Heading3"/>
        <w:rPr/>
      </w:pPr>
      <w:r w:rsidDel="00000000" w:rsidR="00000000" w:rsidRPr="00000000">
        <w:rPr>
          <w:rFonts w:ascii="Arial" w:cs="Arial" w:eastAsia="Arial" w:hAnsi="Arial"/>
          <w:color w:val="000000"/>
          <w:rtl w:val="0"/>
        </w:rPr>
        <w:t xml:space="preserve">Step 1 of </w:t>
      </w:r>
      <w:ins w:author="Alex Seelig" w:id="52" w:date="2024-07-17T19:18:48Z">
        <w:r w:rsidDel="00000000" w:rsidR="00000000" w:rsidRPr="00000000">
          <w:rPr>
            <w:rFonts w:ascii="Arial" w:cs="Arial" w:eastAsia="Arial" w:hAnsi="Arial"/>
            <w:color w:val="000000"/>
            <w:rtl w:val="0"/>
          </w:rPr>
          <w:t xml:space="preserve">5</w:t>
        </w:r>
      </w:ins>
      <w:del w:author="Alex Seelig" w:id="52" w:date="2024-07-17T19:18:48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Names</w:t>
      </w:r>
      <w:r w:rsidDel="00000000" w:rsidR="00000000" w:rsidRPr="00000000">
        <w:rPr>
          <w:rtl w:val="0"/>
        </w:rPr>
      </w:r>
    </w:p>
    <w:p w:rsidR="00000000" w:rsidDel="00000000" w:rsidP="00000000" w:rsidRDefault="00000000" w:rsidRPr="00000000" w14:paraId="00000076">
      <w:pPr>
        <w:rPr>
          <w:rFonts w:ascii="Arial" w:cs="Arial" w:eastAsia="Arial" w:hAnsi="Arial"/>
          <w:color w:val="000000"/>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U</w:t>
      </w:r>
      <w:r w:rsidDel="00000000" w:rsidR="00000000" w:rsidRPr="00000000">
        <w:rPr>
          <w:rFonts w:ascii="Arial" w:cs="Arial" w:eastAsia="Arial" w:hAnsi="Arial"/>
          <w:color w:val="000000"/>
          <w:rtl w:val="0"/>
        </w:rPr>
        <w:t xml:space="preserve">sers are shown their name, DOB, and Social Security number in a locked state. If they need to update this information, they must contact the VA Benefits Hotline at 1-800-827-1000. </w:t>
      </w: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bookmarkStart w:colFirst="0" w:colLast="0" w:name="26in1rg" w:id="12"/>
    <w:bookmarkEnd w:id="12"/>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b w:val="0"/>
          <w:color w:val="000000"/>
          <w:rtl w:val="0"/>
        </w:rPr>
        <w:t xml:space="preserve">Authenticated User</w:t>
      </w:r>
      <w:r w:rsidDel="00000000" w:rsidR="00000000" w:rsidRPr="00000000">
        <w:rPr>
          <w:rtl w:val="0"/>
        </w:rPr>
      </w:r>
    </w:p>
    <w:p w:rsidR="00000000" w:rsidDel="00000000" w:rsidP="00000000" w:rsidRDefault="00000000" w:rsidRPr="00000000" w14:paraId="0000007A">
      <w:pPr>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drawing>
          <wp:inline distB="0" distT="0" distL="0" distR="0">
            <wp:extent cx="4341495" cy="3866515"/>
            <wp:effectExtent b="12700" l="12700" r="12700" t="12700"/>
            <wp:docPr id="46" name="image46.png"/>
            <a:graphic>
              <a:graphicData uri="http://schemas.openxmlformats.org/drawingml/2006/picture">
                <pic:pic>
                  <pic:nvPicPr>
                    <pic:cNvPr id="0" name="image46.png"/>
                    <pic:cNvPicPr preferRelativeResize="0"/>
                  </pic:nvPicPr>
                  <pic:blipFill>
                    <a:blip r:embed="rId27"/>
                    <a:srcRect b="3008" l="3405" r="8486" t="1947"/>
                    <a:stretch>
                      <a:fillRect/>
                    </a:stretch>
                  </pic:blipFill>
                  <pic:spPr>
                    <a:xfrm>
                      <a:off x="0" y="0"/>
                      <a:ext cx="4341495" cy="386651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lnxbz9" w:id="13"/>
    <w:bookmarkEnd w:id="13"/>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35nkun2" w:id="14"/>
    <w:bookmarkEnd w:id="14"/>
    <w:p w:rsidR="00000000" w:rsidDel="00000000" w:rsidP="00000000" w:rsidRDefault="00000000" w:rsidRPr="00000000" w14:paraId="0000007E">
      <w:pPr>
        <w:pStyle w:val="Heading3"/>
        <w:rPr/>
      </w:pPr>
      <w:r w:rsidDel="00000000" w:rsidR="00000000" w:rsidRPr="00000000">
        <w:rPr>
          <w:rFonts w:ascii="Arial" w:cs="Arial" w:eastAsia="Arial" w:hAnsi="Arial"/>
          <w:color w:val="000000"/>
          <w:rtl w:val="0"/>
        </w:rPr>
        <w:t xml:space="preserve">Step 1 of </w:t>
      </w:r>
      <w:ins w:author="Alex Seelig" w:id="53" w:date="2024-07-17T16:59:53Z">
        <w:r w:rsidDel="00000000" w:rsidR="00000000" w:rsidRPr="00000000">
          <w:rPr>
            <w:rFonts w:ascii="Arial" w:cs="Arial" w:eastAsia="Arial" w:hAnsi="Arial"/>
            <w:color w:val="000000"/>
            <w:rtl w:val="0"/>
          </w:rPr>
          <w:t xml:space="preserve">5</w:t>
        </w:r>
      </w:ins>
      <w:del w:author="Alex Seelig" w:id="53" w:date="2024-07-17T16:59:53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Mailing Address</w:t>
        <w:br w:type="textWrapping"/>
        <w:br w:type="textWrapping"/>
      </w:r>
      <w:r w:rsidDel="00000000" w:rsidR="00000000" w:rsidRPr="00000000">
        <w:rPr/>
        <w:drawing>
          <wp:inline distB="0" distT="0" distL="0" distR="0">
            <wp:extent cx="2865755" cy="6666865"/>
            <wp:effectExtent b="12700" l="12700" r="12700" t="12700"/>
            <wp:docPr id="47" name="image43.png"/>
            <a:graphic>
              <a:graphicData uri="http://schemas.openxmlformats.org/drawingml/2006/picture">
                <pic:pic>
                  <pic:nvPicPr>
                    <pic:cNvPr id="0" name="image43.png"/>
                    <pic:cNvPicPr preferRelativeResize="0"/>
                  </pic:nvPicPr>
                  <pic:blipFill>
                    <a:blip r:embed="rId28"/>
                    <a:srcRect b="8511" l="3809" r="4847" t="1159"/>
                    <a:stretch>
                      <a:fillRect/>
                    </a:stretch>
                  </pic:blipFill>
                  <pic:spPr>
                    <a:xfrm>
                      <a:off x="0" y="0"/>
                      <a:ext cx="2865755" cy="66668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color w:val="000000"/>
          <w:rtl w:val="0"/>
        </w:rPr>
        <w:t xml:space="preserve">If the user indicates that their mailing address is different from their home address, they must enter their home address on the following page.</w:t>
      </w:r>
      <w:r w:rsidDel="00000000" w:rsidR="00000000" w:rsidRPr="00000000">
        <w:rPr>
          <w:rtl w:val="0"/>
        </w:rPr>
      </w:r>
    </w:p>
    <w:p w:rsidR="00000000" w:rsidDel="00000000" w:rsidP="00000000" w:rsidRDefault="00000000" w:rsidRPr="00000000" w14:paraId="00000081">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2">
      <w:pPr>
        <w:spacing w:after="0" w:before="0" w:lineRule="auto"/>
        <w:rPr>
          <w:rFonts w:ascii="Arial" w:cs="Arial" w:eastAsia="Arial" w:hAnsi="Arial"/>
        </w:rPr>
      </w:pPr>
      <w:r w:rsidDel="00000000" w:rsidR="00000000" w:rsidRPr="00000000">
        <w:rPr/>
        <w:drawing>
          <wp:inline distB="0" distT="0" distL="0" distR="0">
            <wp:extent cx="3537585" cy="7842250"/>
            <wp:effectExtent b="12700" l="12700" r="12700" t="12700"/>
            <wp:docPr id="48" name="image44.png"/>
            <a:graphic>
              <a:graphicData uri="http://schemas.openxmlformats.org/drawingml/2006/picture">
                <pic:pic>
                  <pic:nvPicPr>
                    <pic:cNvPr id="0" name="image44.png"/>
                    <pic:cNvPicPr preferRelativeResize="0"/>
                  </pic:nvPicPr>
                  <pic:blipFill>
                    <a:blip r:embed="rId29"/>
                    <a:srcRect b="2966" l="2599" r="7596" t="1031"/>
                    <a:stretch>
                      <a:fillRect/>
                    </a:stretch>
                  </pic:blipFill>
                  <pic:spPr>
                    <a:xfrm>
                      <a:off x="0" y="0"/>
                      <a:ext cx="3537585" cy="7842250"/>
                    </a:xfrm>
                    <a:prstGeom prst="rect"/>
                    <a:ln w="12700">
                      <a:solidFill>
                        <a:srgbClr val="000000"/>
                      </a:solidFill>
                      <a:prstDash val="solid"/>
                    </a:ln>
                  </pic:spPr>
                </pic:pic>
              </a:graphicData>
            </a:graphic>
          </wp:inline>
        </w:drawing>
      </w:r>
      <w:bookmarkStart w:colFirst="0" w:colLast="0" w:name="1ksv4uv" w:id="15"/>
      <w:bookmarkEnd w:id="15"/>
      <w:r w:rsidDel="00000000" w:rsidR="00000000" w:rsidRPr="00000000">
        <w:rPr>
          <w:rtl w:val="0"/>
        </w:rPr>
      </w:r>
    </w:p>
    <w:bookmarkStart w:colFirst="0" w:colLast="0" w:name="44sinio" w:id="16"/>
    <w:bookmarkEnd w:id="16"/>
    <w:p w:rsidR="00000000" w:rsidDel="00000000" w:rsidP="00000000" w:rsidRDefault="00000000" w:rsidRPr="00000000" w14:paraId="00000083">
      <w:pPr>
        <w:pStyle w:val="Heading3"/>
        <w:rPr/>
      </w:pPr>
      <w:r w:rsidDel="00000000" w:rsidR="00000000" w:rsidRPr="00000000">
        <w:rPr>
          <w:rFonts w:ascii="Arial" w:cs="Arial" w:eastAsia="Arial" w:hAnsi="Arial"/>
          <w:color w:val="000000"/>
          <w:rtl w:val="0"/>
        </w:rPr>
        <w:t xml:space="preserve">Step 1 of </w:t>
      </w:r>
      <w:ins w:author="Alex Seelig" w:id="54" w:date="2024-07-17T16:59:58Z">
        <w:r w:rsidDel="00000000" w:rsidR="00000000" w:rsidRPr="00000000">
          <w:rPr>
            <w:rFonts w:ascii="Arial" w:cs="Arial" w:eastAsia="Arial" w:hAnsi="Arial"/>
            <w:color w:val="000000"/>
            <w:rtl w:val="0"/>
          </w:rPr>
          <w:t xml:space="preserve">5</w:t>
        </w:r>
      </w:ins>
      <w:del w:author="Alex Seelig" w:id="54" w:date="2024-07-17T16:59:58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Phone and Email</w:t>
      </w:r>
      <w:r w:rsidDel="00000000" w:rsidR="00000000" w:rsidRPr="00000000">
        <w:rPr>
          <w:rtl w:val="0"/>
        </w:rPr>
      </w:r>
    </w:p>
    <w:p w:rsidR="00000000" w:rsidDel="00000000" w:rsidP="00000000" w:rsidRDefault="00000000" w:rsidRPr="00000000" w14:paraId="00000084">
      <w:pPr>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color w:val="000000"/>
          <w:rtl w:val="0"/>
        </w:rPr>
        <w:t xml:space="preserve">Users may provide their email address and home/mobile telephone numbers. If the user decides to share this information, VA will use these to communicate with the Veteran during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process. If they do not provide either, correspondence is sent via postal mail.</w:t>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color w:val="000000"/>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drawing>
          <wp:inline distB="0" distT="0" distL="0" distR="0">
            <wp:extent cx="3960495" cy="6198235"/>
            <wp:effectExtent b="12700" l="12700" r="12700" t="12700"/>
            <wp:docPr id="49" name="image50.png"/>
            <a:graphic>
              <a:graphicData uri="http://schemas.openxmlformats.org/drawingml/2006/picture">
                <pic:pic>
                  <pic:nvPicPr>
                    <pic:cNvPr id="0" name="image50.png"/>
                    <pic:cNvPicPr preferRelativeResize="0"/>
                  </pic:nvPicPr>
                  <pic:blipFill>
                    <a:blip r:embed="rId30"/>
                    <a:srcRect b="960" l="2281" r="3794" t="656"/>
                    <a:stretch>
                      <a:fillRect/>
                    </a:stretch>
                  </pic:blipFill>
                  <pic:spPr>
                    <a:xfrm>
                      <a:off x="0" y="0"/>
                      <a:ext cx="3960495" cy="61982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pStyle w:val="Heading2"/>
        <w:rPr>
          <w:ins w:author="Alex Seelig" w:id="55" w:date="2024-07-17T16:52:54Z"/>
          <w:rFonts w:ascii="Arial" w:cs="Arial" w:eastAsia="Arial" w:hAnsi="Arial"/>
        </w:rPr>
      </w:pPr>
      <w:ins w:author="Alex Seelig" w:id="55" w:date="2024-07-17T16:52:54Z">
        <w:bookmarkStart w:colFirst="0" w:colLast="0" w:name="_p0heq2atvw95" w:id="17"/>
        <w:bookmarkEnd w:id="17"/>
        <w:r w:rsidDel="00000000" w:rsidR="00000000" w:rsidRPr="00000000">
          <w:rPr>
            <w:rFonts w:ascii="Arial" w:cs="Arial" w:eastAsia="Arial" w:hAnsi="Arial"/>
            <w:rtl w:val="0"/>
          </w:rPr>
          <w:t xml:space="preserve">Military Information</w:t>
        </w:r>
      </w:ins>
    </w:p>
    <w:p w:rsidR="00000000" w:rsidDel="00000000" w:rsidP="00000000" w:rsidRDefault="00000000" w:rsidRPr="00000000" w14:paraId="0000008A">
      <w:pPr>
        <w:pStyle w:val="Heading3"/>
        <w:rPr>
          <w:ins w:author="Alex Seelig" w:id="55" w:date="2024-07-17T16:52:54Z"/>
          <w:rFonts w:ascii="Arial" w:cs="Arial" w:eastAsia="Arial" w:hAnsi="Arial"/>
        </w:rPr>
      </w:pPr>
      <w:ins w:author="Alex Seelig" w:id="55" w:date="2024-07-17T16:52:54Z">
        <w:bookmarkStart w:colFirst="0" w:colLast="0" w:name="_j0fv2neidyf7" w:id="18"/>
        <w:bookmarkEnd w:id="18"/>
        <w:r w:rsidDel="00000000" w:rsidR="00000000" w:rsidRPr="00000000">
          <w:rPr>
            <w:rtl w:val="0"/>
          </w:rPr>
        </w:r>
      </w:ins>
    </w:p>
    <w:p w:rsidR="00000000" w:rsidDel="00000000" w:rsidP="00000000" w:rsidRDefault="00000000" w:rsidRPr="00000000" w14:paraId="0000008B">
      <w:pPr>
        <w:pStyle w:val="Heading3"/>
        <w:rPr>
          <w:ins w:author="Alex Seelig" w:id="55" w:date="2024-07-17T16:52:54Z"/>
          <w:rFonts w:ascii="Arial" w:cs="Arial" w:eastAsia="Arial" w:hAnsi="Arial"/>
        </w:rPr>
      </w:pPr>
      <w:ins w:author="Alex Seelig" w:id="55" w:date="2024-07-17T16:52:54Z">
        <w:bookmarkStart w:colFirst="0" w:colLast="0" w:name="_pbx1f79s9vi" w:id="19"/>
        <w:bookmarkEnd w:id="19"/>
        <w:r w:rsidDel="00000000" w:rsidR="00000000" w:rsidRPr="00000000">
          <w:rPr>
            <w:rFonts w:ascii="Arial" w:cs="Arial" w:eastAsia="Arial" w:hAnsi="Arial"/>
            <w:rtl w:val="0"/>
          </w:rPr>
          <w:t xml:space="preserve">Step 2 of 5: Military Service</w:t>
        </w:r>
        <w:r w:rsidDel="00000000" w:rsidR="00000000" w:rsidRPr="00000000">
          <w:rPr>
            <w:rtl w:val="0"/>
          </w:rPr>
        </w:r>
      </w:ins>
    </w:p>
    <w:p w:rsidR="00000000" w:rsidDel="00000000" w:rsidP="00000000" w:rsidRDefault="00000000" w:rsidRPr="00000000" w14:paraId="0000008C">
      <w:pPr>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8D">
      <w:pPr>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tl w:val="0"/>
          </w:rPr>
          <w:t xml:space="preserve">Military Service: Page 1</w:t>
        </w:r>
      </w:ins>
    </w:p>
    <w:p w:rsidR="00000000" w:rsidDel="00000000" w:rsidP="00000000" w:rsidRDefault="00000000" w:rsidRPr="00000000" w14:paraId="0000008E">
      <w:pPr>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tl w:val="0"/>
          </w:rPr>
          <w:t xml:space="preserve">This page is to explain about toxic exposure and provide resources a user might want to access to learn more.  A user can choose whether or not to answer questions regarding military service history and any toxic exposure (or potential toxic exposure). The questions that follow will be asking about specific locations, operations, and toxins where the Veteran may have been exposed.</w:t>
        </w:r>
      </w:ins>
    </w:p>
    <w:p w:rsidR="00000000" w:rsidDel="00000000" w:rsidP="00000000" w:rsidRDefault="00000000" w:rsidRPr="00000000" w14:paraId="0000008F">
      <w:pPr>
        <w:pStyle w:val="Heading2"/>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405313" cy="6690157"/>
              <wp:effectExtent b="0" l="0" r="0" t="0"/>
              <wp:docPr id="1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405313" cy="6690157"/>
                      </a:xfrm>
                      <a:prstGeom prst="rect"/>
                      <a:ln/>
                    </pic:spPr>
                  </pic:pic>
                </a:graphicData>
              </a:graphic>
            </wp:inline>
          </w:drawing>
        </w:r>
        <w:r w:rsidDel="00000000" w:rsidR="00000000" w:rsidRPr="00000000">
          <w:rPr>
            <w:rtl w:val="0"/>
          </w:rPr>
        </w:r>
      </w:ins>
    </w:p>
    <w:p w:rsidR="00000000" w:rsidDel="00000000" w:rsidP="00000000" w:rsidRDefault="00000000" w:rsidRPr="00000000" w14:paraId="00000090">
      <w:pPr>
        <w:pStyle w:val="Heading2"/>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1">
      <w:pPr>
        <w:pStyle w:val="Heading3"/>
        <w:rPr>
          <w:ins w:author="Alex Seelig" w:id="55" w:date="2024-07-17T16:52:54Z"/>
          <w:rFonts w:ascii="Arial" w:cs="Arial" w:eastAsia="Arial" w:hAnsi="Arial"/>
        </w:rPr>
      </w:pPr>
      <w:ins w:author="Alex Seelig" w:id="55" w:date="2024-07-17T16:52:54Z">
        <w:bookmarkStart w:colFirst="0" w:colLast="0" w:name="_ksty9vshp7hq" w:id="20"/>
        <w:bookmarkEnd w:id="20"/>
        <w:r w:rsidDel="00000000" w:rsidR="00000000" w:rsidRPr="00000000">
          <w:rPr>
            <w:rFonts w:ascii="Arial" w:cs="Arial" w:eastAsia="Arial" w:hAnsi="Arial"/>
            <w:rtl w:val="0"/>
          </w:rPr>
          <w:t xml:space="preserve">Military service page 2: Cleanup or response efforts</w:t>
        </w:r>
      </w:ins>
    </w:p>
    <w:p w:rsidR="00000000" w:rsidDel="00000000" w:rsidP="00000000" w:rsidRDefault="00000000" w:rsidRPr="00000000" w14:paraId="00000092">
      <w:pPr>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3">
      <w:pPr>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tl w:val="0"/>
          </w:rPr>
          <w:t xml:space="preserve">A user can indicate whether they participated in any of the cleanup or response efforts listed on this page.</w:t>
        </w:r>
      </w:ins>
    </w:p>
    <w:p w:rsidR="00000000" w:rsidDel="00000000" w:rsidP="00000000" w:rsidRDefault="00000000" w:rsidRPr="00000000" w14:paraId="00000094">
      <w:pPr>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5">
      <w:pPr>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838700" cy="432435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838700" cy="4324350"/>
                      </a:xfrm>
                      <a:prstGeom prst="rect"/>
                      <a:ln/>
                    </pic:spPr>
                  </pic:pic>
                </a:graphicData>
              </a:graphic>
            </wp:inline>
          </w:drawing>
        </w:r>
        <w:r w:rsidDel="00000000" w:rsidR="00000000" w:rsidRPr="00000000">
          <w:rPr>
            <w:rtl w:val="0"/>
          </w:rPr>
        </w:r>
      </w:ins>
    </w:p>
    <w:p w:rsidR="00000000" w:rsidDel="00000000" w:rsidP="00000000" w:rsidRDefault="00000000" w:rsidRPr="00000000" w14:paraId="00000096">
      <w:pPr>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7">
      <w:pPr>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8">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3: Service in Gulf War locations</w:t>
        </w:r>
        <w:r w:rsidDel="00000000" w:rsidR="00000000" w:rsidRPr="00000000">
          <w:fldChar w:fldCharType="end"/>
        </w:r>
        <w:r w:rsidDel="00000000" w:rsidR="00000000" w:rsidRPr="00000000">
          <w:rPr>
            <w:rtl w:val="0"/>
          </w:rPr>
        </w:r>
      </w:ins>
    </w:p>
    <w:p w:rsidR="00000000" w:rsidDel="00000000" w:rsidP="00000000" w:rsidRDefault="00000000" w:rsidRPr="00000000" w14:paraId="00000099">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A">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3614738" cy="8703366"/>
              <wp:effectExtent b="0" l="0" r="0" t="0"/>
              <wp:docPr id="2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614738" cy="8703366"/>
                      </a:xfrm>
                      <a:prstGeom prst="rect"/>
                      <a:ln/>
                    </pic:spPr>
                  </pic:pic>
                </a:graphicData>
              </a:graphic>
            </wp:inline>
          </w:drawing>
        </w:r>
        <w:r w:rsidDel="00000000" w:rsidR="00000000" w:rsidRPr="00000000">
          <w:rPr>
            <w:rtl w:val="0"/>
          </w:rPr>
        </w:r>
      </w:ins>
    </w:p>
    <w:p w:rsidR="00000000" w:rsidDel="00000000" w:rsidP="00000000" w:rsidRDefault="00000000" w:rsidRPr="00000000" w14:paraId="0000009B">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4: </w:t>
        </w:r>
        <w:r w:rsidDel="00000000" w:rsidR="00000000" w:rsidRPr="00000000">
          <w:fldChar w:fldCharType="end"/>
        </w:r>
        <w:r w:rsidDel="00000000" w:rsidR="00000000" w:rsidRPr="00000000">
          <w:rPr>
            <w:rFonts w:ascii="Arial" w:cs="Arial" w:eastAsia="Arial" w:hAnsi="Arial"/>
            <w:rtl w:val="0"/>
          </w:rPr>
          <w:t xml:space="preserve">Service dates for Gulf War locations</w:t>
        </w:r>
      </w:ins>
    </w:p>
    <w:p w:rsidR="00000000" w:rsidDel="00000000" w:rsidP="00000000" w:rsidRDefault="00000000" w:rsidRPr="00000000" w14:paraId="0000009C">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D">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tl w:val="0"/>
          </w:rPr>
          <w:t xml:space="preserve">These date fields are optional.  A user can provide a month and year, or a date range if they know this information.  If the user does not know or does not want to estimate a date or range, they can leave these optional fields blank and continue to the next page.</w:t>
        </w:r>
      </w:ins>
    </w:p>
    <w:p w:rsidR="00000000" w:rsidDel="00000000" w:rsidP="00000000" w:rsidRDefault="00000000" w:rsidRPr="00000000" w14:paraId="0000009E">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9F">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524375" cy="5381625"/>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524375" cy="5381625"/>
                      </a:xfrm>
                      <a:prstGeom prst="rect"/>
                      <a:ln/>
                    </pic:spPr>
                  </pic:pic>
                </a:graphicData>
              </a:graphic>
            </wp:inline>
          </w:drawing>
        </w:r>
        <w:r w:rsidDel="00000000" w:rsidR="00000000" w:rsidRPr="00000000">
          <w:rPr>
            <w:rtl w:val="0"/>
          </w:rPr>
        </w:r>
      </w:ins>
    </w:p>
    <w:p w:rsidR="00000000" w:rsidDel="00000000" w:rsidP="00000000" w:rsidRDefault="00000000" w:rsidRPr="00000000" w14:paraId="000000A0">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1">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5: </w:t>
        </w:r>
        <w:r w:rsidDel="00000000" w:rsidR="00000000" w:rsidRPr="00000000">
          <w:fldChar w:fldCharType="end"/>
        </w:r>
        <w:r w:rsidDel="00000000" w:rsidR="00000000" w:rsidRPr="00000000">
          <w:rPr>
            <w:rFonts w:ascii="Arial" w:cs="Arial" w:eastAsia="Arial" w:hAnsi="Arial"/>
            <w:rtl w:val="0"/>
          </w:rPr>
          <w:t xml:space="preserve">Operations</w:t>
        </w:r>
      </w:ins>
    </w:p>
    <w:p w:rsidR="00000000" w:rsidDel="00000000" w:rsidP="00000000" w:rsidRDefault="00000000" w:rsidRPr="00000000" w14:paraId="000000A2">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3">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067175" cy="4733925"/>
              <wp:effectExtent b="0" l="0" r="0" t="0"/>
              <wp:docPr id="1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067175" cy="4733925"/>
                      </a:xfrm>
                      <a:prstGeom prst="rect"/>
                      <a:ln/>
                    </pic:spPr>
                  </pic:pic>
                </a:graphicData>
              </a:graphic>
            </wp:inline>
          </w:drawing>
        </w:r>
        <w:r w:rsidDel="00000000" w:rsidR="00000000" w:rsidRPr="00000000">
          <w:rPr>
            <w:rtl w:val="0"/>
          </w:rPr>
        </w:r>
      </w:ins>
    </w:p>
    <w:p w:rsidR="00000000" w:rsidDel="00000000" w:rsidP="00000000" w:rsidRDefault="00000000" w:rsidRPr="00000000" w14:paraId="000000A4">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5">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6: </w:t>
        </w:r>
        <w:r w:rsidDel="00000000" w:rsidR="00000000" w:rsidRPr="00000000">
          <w:fldChar w:fldCharType="end"/>
        </w:r>
        <w:r w:rsidDel="00000000" w:rsidR="00000000" w:rsidRPr="00000000">
          <w:rPr>
            <w:rFonts w:ascii="Arial" w:cs="Arial" w:eastAsia="Arial" w:hAnsi="Arial"/>
            <w:rtl w:val="0"/>
          </w:rPr>
          <w:t xml:space="preserve">Agent Orange locations</w:t>
        </w:r>
      </w:ins>
    </w:p>
    <w:p w:rsidR="00000000" w:rsidDel="00000000" w:rsidP="00000000" w:rsidRDefault="00000000" w:rsidRPr="00000000" w14:paraId="000000A6">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7">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391025" cy="5686425"/>
              <wp:effectExtent b="0" l="0" r="0" t="0"/>
              <wp:docPr id="16"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391025" cy="5686425"/>
                      </a:xfrm>
                      <a:prstGeom prst="rect"/>
                      <a:ln/>
                    </pic:spPr>
                  </pic:pic>
                </a:graphicData>
              </a:graphic>
            </wp:inline>
          </w:drawing>
        </w:r>
        <w:r w:rsidDel="00000000" w:rsidR="00000000" w:rsidRPr="00000000">
          <w:rPr>
            <w:rtl w:val="0"/>
          </w:rPr>
        </w:r>
      </w:ins>
    </w:p>
    <w:p w:rsidR="00000000" w:rsidDel="00000000" w:rsidP="00000000" w:rsidRDefault="00000000" w:rsidRPr="00000000" w14:paraId="000000A8">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9">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7: </w:t>
        </w:r>
        <w:r w:rsidDel="00000000" w:rsidR="00000000" w:rsidRPr="00000000">
          <w:fldChar w:fldCharType="end"/>
        </w:r>
        <w:r w:rsidDel="00000000" w:rsidR="00000000" w:rsidRPr="00000000">
          <w:rPr>
            <w:rFonts w:ascii="Arial" w:cs="Arial" w:eastAsia="Arial" w:hAnsi="Arial"/>
            <w:rtl w:val="0"/>
          </w:rPr>
          <w:t xml:space="preserve">Other toxic exposures</w:t>
        </w:r>
      </w:ins>
    </w:p>
    <w:p w:rsidR="00000000" w:rsidDel="00000000" w:rsidP="00000000" w:rsidRDefault="00000000" w:rsidRPr="00000000" w14:paraId="000000AA">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B">
      <w:pPr>
        <w:tabs>
          <w:tab w:val="right" w:leader="none" w:pos="9360"/>
        </w:tabs>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829175" cy="7610475"/>
              <wp:effectExtent b="0" l="0" r="0" t="0"/>
              <wp:docPr id="21"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829175" cy="7610475"/>
                      </a:xfrm>
                      <a:prstGeom prst="rect"/>
                      <a:ln/>
                    </pic:spPr>
                  </pic:pic>
                </a:graphicData>
              </a:graphic>
            </wp:inline>
          </w:drawing>
        </w:r>
        <w:r w:rsidDel="00000000" w:rsidR="00000000" w:rsidRPr="00000000">
          <w:rPr>
            <w:rtl w:val="0"/>
          </w:rPr>
        </w:r>
      </w:ins>
    </w:p>
    <w:p w:rsidR="00000000" w:rsidDel="00000000" w:rsidP="00000000" w:rsidRDefault="00000000" w:rsidRPr="00000000" w14:paraId="000000AC">
      <w:pPr>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8: Other toxic</w:t>
        </w:r>
        <w:r w:rsidDel="00000000" w:rsidR="00000000" w:rsidRPr="00000000">
          <w:fldChar w:fldCharType="end"/>
        </w:r>
        <w:r w:rsidDel="00000000" w:rsidR="00000000" w:rsidRPr="00000000">
          <w:rPr>
            <w:rFonts w:ascii="Arial" w:cs="Arial" w:eastAsia="Arial" w:hAnsi="Arial"/>
            <w:rtl w:val="0"/>
          </w:rPr>
          <w:t xml:space="preserve"> exposure</w:t>
        </w:r>
      </w:ins>
    </w:p>
    <w:p w:rsidR="00000000" w:rsidDel="00000000" w:rsidP="00000000" w:rsidRDefault="00000000" w:rsidRPr="00000000" w14:paraId="000000AD">
      <w:pPr>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AE">
      <w:pPr>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tl w:val="0"/>
          </w:rPr>
          <w:t xml:space="preserve">If the user selects “Other toxins or hazards not listed here” from the previous question, they will be asked to list the toxin(s) that they may have experienced exposure.</w:t>
        </w:r>
      </w:ins>
    </w:p>
    <w:p w:rsidR="00000000" w:rsidDel="00000000" w:rsidP="00000000" w:rsidRDefault="00000000" w:rsidRPr="00000000" w14:paraId="000000AF">
      <w:pPr>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B0">
      <w:pPr>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914900" cy="4143375"/>
              <wp:effectExtent b="0" l="0" r="0" t="0"/>
              <wp:docPr id="2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914900" cy="4143375"/>
                      </a:xfrm>
                      <a:prstGeom prst="rect"/>
                      <a:ln/>
                    </pic:spPr>
                  </pic:pic>
                </a:graphicData>
              </a:graphic>
            </wp:inline>
          </w:drawing>
        </w:r>
        <w:r w:rsidDel="00000000" w:rsidR="00000000" w:rsidRPr="00000000">
          <w:rPr>
            <w:rtl w:val="0"/>
          </w:rPr>
        </w:r>
      </w:ins>
    </w:p>
    <w:p w:rsidR="00000000" w:rsidDel="00000000" w:rsidP="00000000" w:rsidRDefault="00000000" w:rsidRPr="00000000" w14:paraId="000000B1">
      <w:pPr>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B2">
      <w:pPr>
        <w:spacing w:before="60" w:lineRule="auto"/>
        <w:rPr>
          <w:ins w:author="Alex Seelig" w:id="55" w:date="2024-07-17T16:52:54Z"/>
          <w:rFonts w:ascii="Arial" w:cs="Arial" w:eastAsia="Arial" w:hAnsi="Arial"/>
        </w:rPr>
      </w:pPr>
      <w:ins w:author="Alex Seelig" w:id="55" w:date="2024-07-17T16:52:54Z">
        <w:r w:rsidDel="00000000" w:rsidR="00000000" w:rsidRPr="00000000">
          <w:fldChar w:fldCharType="begin"/>
        </w:r>
        <w:r w:rsidDel="00000000" w:rsidR="00000000" w:rsidRPr="00000000">
          <w:instrText xml:space="preserve">HYPERLINK "https://docs.google.com/document/d/1q11ictK4zNJR4xZSBCcdndDI_PTItqzqFKfw8N3c1cA/edit?pli=1#bookmark=id.19c6y18"</w:instrText>
        </w:r>
        <w:r w:rsidDel="00000000" w:rsidR="00000000" w:rsidRPr="00000000">
          <w:fldChar w:fldCharType="separate"/>
        </w:r>
        <w:r w:rsidDel="00000000" w:rsidR="00000000" w:rsidRPr="00000000">
          <w:rPr>
            <w:rFonts w:ascii="Arial" w:cs="Arial" w:eastAsia="Arial" w:hAnsi="Arial"/>
            <w:rtl w:val="0"/>
          </w:rPr>
          <w:t xml:space="preserve">Military service page 9: Dates of </w:t>
        </w:r>
        <w:r w:rsidDel="00000000" w:rsidR="00000000" w:rsidRPr="00000000">
          <w:fldChar w:fldCharType="end"/>
        </w:r>
        <w:r w:rsidDel="00000000" w:rsidR="00000000" w:rsidRPr="00000000">
          <w:rPr>
            <w:rFonts w:ascii="Arial" w:cs="Arial" w:eastAsia="Arial" w:hAnsi="Arial"/>
            <w:rtl w:val="0"/>
          </w:rPr>
          <w:t xml:space="preserve">exposure</w:t>
        </w:r>
      </w:ins>
    </w:p>
    <w:p w:rsidR="00000000" w:rsidDel="00000000" w:rsidP="00000000" w:rsidRDefault="00000000" w:rsidRPr="00000000" w14:paraId="000000B3">
      <w:pPr>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B4">
      <w:pPr>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tl w:val="0"/>
          </w:rPr>
          <w:t xml:space="preserve">These date fields are optional.  A user can provide a month and year, or a date range if they know this information.  If the user does not know or does not want to estimate a date or range, they can leave these optional fields blank and continue to the next page.</w:t>
        </w:r>
      </w:ins>
    </w:p>
    <w:p w:rsidR="00000000" w:rsidDel="00000000" w:rsidP="00000000" w:rsidRDefault="00000000" w:rsidRPr="00000000" w14:paraId="000000B5">
      <w:pPr>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B6">
      <w:pPr>
        <w:spacing w:before="60" w:lineRule="auto"/>
        <w:rPr>
          <w:ins w:author="Alex Seelig" w:id="55" w:date="2024-07-17T16:52:54Z"/>
          <w:rFonts w:ascii="Arial" w:cs="Arial" w:eastAsia="Arial" w:hAnsi="Arial"/>
        </w:rPr>
      </w:pPr>
      <w:ins w:author="Alex Seelig" w:id="55" w:date="2024-07-17T16:52:54Z">
        <w:r w:rsidDel="00000000" w:rsidR="00000000" w:rsidRPr="00000000">
          <w:rPr>
            <w:rFonts w:ascii="Arial" w:cs="Arial" w:eastAsia="Arial" w:hAnsi="Arial"/>
          </w:rPr>
          <w:drawing>
            <wp:inline distB="114300" distT="114300" distL="114300" distR="114300">
              <wp:extent cx="4695825" cy="5381625"/>
              <wp:effectExtent b="0" l="0" r="0" t="0"/>
              <wp:docPr id="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695825" cy="5381625"/>
                      </a:xfrm>
                      <a:prstGeom prst="rect"/>
                      <a:ln/>
                    </pic:spPr>
                  </pic:pic>
                </a:graphicData>
              </a:graphic>
            </wp:inline>
          </w:drawing>
        </w:r>
        <w:r w:rsidDel="00000000" w:rsidR="00000000" w:rsidRPr="00000000">
          <w:rPr>
            <w:rtl w:val="0"/>
          </w:rPr>
        </w:r>
      </w:ins>
    </w:p>
    <w:p w:rsidR="00000000" w:rsidDel="00000000" w:rsidP="00000000" w:rsidRDefault="00000000" w:rsidRPr="00000000" w14:paraId="000000B7">
      <w:pPr>
        <w:spacing w:before="60" w:lineRule="auto"/>
        <w:rPr>
          <w:ins w:author="Alex Seelig" w:id="55" w:date="2024-07-17T16:52:54Z"/>
          <w:rFonts w:ascii="Arial" w:cs="Arial" w:eastAsia="Arial" w:hAnsi="Arial"/>
        </w:rPr>
      </w:pPr>
      <w:ins w:author="Alex Seelig" w:id="55" w:date="2024-07-17T16:52:54Z">
        <w:r w:rsidDel="00000000" w:rsidR="00000000" w:rsidRPr="00000000">
          <w:rPr>
            <w:rtl w:val="0"/>
          </w:rPr>
        </w:r>
      </w:ins>
    </w:p>
    <w:p w:rsidR="00000000" w:rsidDel="00000000" w:rsidP="00000000" w:rsidRDefault="00000000" w:rsidRPr="00000000" w14:paraId="000000B8">
      <w:pPr>
        <w:pStyle w:val="Heading2"/>
        <w:rPr>
          <w:rFonts w:ascii="Arial" w:cs="Arial" w:eastAsia="Arial" w:hAnsi="Arial"/>
          <w:b w:val="0"/>
          <w:color w:val="000000"/>
          <w:sz w:val="28"/>
          <w:szCs w:val="28"/>
        </w:rPr>
      </w:pPr>
      <w:del w:author="Alex Seelig" w:id="55" w:date="2024-07-17T16:52:54Z">
        <w:r w:rsidDel="00000000" w:rsidR="00000000" w:rsidRPr="00000000">
          <w:br w:type="page"/>
        </w:r>
      </w:del>
      <w:r w:rsidDel="00000000" w:rsidR="00000000" w:rsidRPr="00000000">
        <w:rPr>
          <w:rtl w:val="0"/>
        </w:rPr>
      </w:r>
    </w:p>
    <w:bookmarkStart w:colFirst="0" w:colLast="0" w:name="2jxsxqh" w:id="21"/>
    <w:bookmarkEnd w:id="21"/>
    <w:p w:rsidR="00000000" w:rsidDel="00000000" w:rsidP="00000000" w:rsidRDefault="00000000" w:rsidRPr="00000000" w14:paraId="000000B9">
      <w:pPr>
        <w:pStyle w:val="Heading2"/>
        <w:rPr/>
      </w:pPr>
      <w:bookmarkStart w:colFirst="0" w:colLast="0" w:name="_z337ya" w:id="22"/>
      <w:bookmarkEnd w:id="22"/>
      <w:r w:rsidDel="00000000" w:rsidR="00000000" w:rsidRPr="00000000">
        <w:rPr>
          <w:b w:val="0"/>
          <w:color w:val="000000"/>
          <w:sz w:val="28"/>
          <w:szCs w:val="28"/>
          <w:rtl w:val="0"/>
        </w:rPr>
        <w:t xml:space="preserve">Household Information</w:t>
      </w:r>
      <w:r w:rsidDel="00000000" w:rsidR="00000000" w:rsidRPr="00000000">
        <w:rPr>
          <w:rtl w:val="0"/>
        </w:rPr>
      </w:r>
    </w:p>
    <w:bookmarkStart w:colFirst="0" w:colLast="0" w:name="1y810tw" w:id="23"/>
    <w:bookmarkEnd w:id="23"/>
    <w:p w:rsidR="00000000" w:rsidDel="00000000" w:rsidP="00000000" w:rsidRDefault="00000000" w:rsidRPr="00000000" w14:paraId="000000BA">
      <w:pPr>
        <w:pStyle w:val="Heading3"/>
        <w:rPr/>
      </w:pPr>
      <w:bookmarkStart w:colFirst="0" w:colLast="0" w:name="_3j2qqm3" w:id="24"/>
      <w:bookmarkEnd w:id="24"/>
      <w:r w:rsidDel="00000000" w:rsidR="00000000" w:rsidRPr="00000000">
        <w:rPr>
          <w:rtl w:val="0"/>
        </w:rPr>
      </w:r>
    </w:p>
    <w:bookmarkStart w:colFirst="0" w:colLast="0" w:name="4i7ojhp" w:id="25"/>
    <w:bookmarkEnd w:id="25"/>
    <w:p w:rsidR="00000000" w:rsidDel="00000000" w:rsidP="00000000" w:rsidRDefault="00000000" w:rsidRPr="00000000" w14:paraId="000000BB">
      <w:pPr>
        <w:pStyle w:val="Heading3"/>
        <w:rPr/>
      </w:pPr>
      <w:r w:rsidDel="00000000" w:rsidR="00000000" w:rsidRPr="00000000">
        <w:rPr>
          <w:rFonts w:ascii="Arial" w:cs="Arial" w:eastAsia="Arial" w:hAnsi="Arial"/>
          <w:color w:val="000000"/>
          <w:rtl w:val="0"/>
        </w:rPr>
        <w:t xml:space="preserve">Step </w:t>
      </w:r>
      <w:ins w:author="Alex Seelig" w:id="56" w:date="2024-07-17T16:54:04Z">
        <w:r w:rsidDel="00000000" w:rsidR="00000000" w:rsidRPr="00000000">
          <w:rPr>
            <w:rFonts w:ascii="Arial" w:cs="Arial" w:eastAsia="Arial" w:hAnsi="Arial"/>
            <w:color w:val="000000"/>
            <w:rtl w:val="0"/>
          </w:rPr>
          <w:t xml:space="preserve">3</w:t>
        </w:r>
      </w:ins>
      <w:del w:author="Alex Seelig" w:id="56" w:date="2024-07-17T16:54:04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57" w:date="2024-07-17T19:19:04Z">
        <w:r w:rsidDel="00000000" w:rsidR="00000000" w:rsidRPr="00000000">
          <w:rPr>
            <w:rFonts w:ascii="Arial" w:cs="Arial" w:eastAsia="Arial" w:hAnsi="Arial"/>
            <w:color w:val="000000"/>
            <w:rtl w:val="0"/>
          </w:rPr>
          <w:t xml:space="preserve">5</w:t>
        </w:r>
      </w:ins>
      <w:del w:author="Alex Seelig" w:id="57" w:date="2024-07-17T19:19:04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Marital Status</w:t>
      </w:r>
      <w:r w:rsidDel="00000000" w:rsidR="00000000" w:rsidRPr="00000000">
        <w:rPr>
          <w:rtl w:val="0"/>
        </w:rPr>
      </w:r>
    </w:p>
    <w:p w:rsidR="00000000" w:rsidDel="00000000" w:rsidP="00000000" w:rsidRDefault="00000000" w:rsidRPr="00000000" w14:paraId="000000BC">
      <w:pPr>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color w:val="000000"/>
          <w:rtl w:val="0"/>
        </w:rPr>
        <w:t xml:space="preserve">The user will now need to indicate their marital status from the drop-down.</w:t>
      </w:r>
      <w:r w:rsidDel="00000000" w:rsidR="00000000" w:rsidRPr="00000000">
        <w:rPr>
          <w:rtl w:val="0"/>
        </w:rPr>
      </w:r>
    </w:p>
    <w:p w:rsidR="00000000" w:rsidDel="00000000" w:rsidP="00000000" w:rsidRDefault="00000000" w:rsidRPr="00000000" w14:paraId="000000BE">
      <w:pPr>
        <w:rPr>
          <w:rFonts w:ascii="Arial" w:cs="Arial" w:eastAsia="Arial" w:hAnsi="Arial"/>
          <w:color w:val="000000"/>
        </w:rPr>
      </w:pPr>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drawing>
          <wp:inline distB="0" distT="0" distL="0" distR="0">
            <wp:extent cx="4187190" cy="4349115"/>
            <wp:effectExtent b="12700" l="12700" r="12700" t="12700"/>
            <wp:docPr id="50" name="image51.png"/>
            <a:graphic>
              <a:graphicData uri="http://schemas.openxmlformats.org/drawingml/2006/picture">
                <pic:pic>
                  <pic:nvPicPr>
                    <pic:cNvPr id="0" name="image51.png"/>
                    <pic:cNvPicPr preferRelativeResize="0"/>
                  </pic:nvPicPr>
                  <pic:blipFill>
                    <a:blip r:embed="rId40"/>
                    <a:srcRect b="1206" l="2478" r="6358" t="1648"/>
                    <a:stretch>
                      <a:fillRect/>
                    </a:stretch>
                  </pic:blipFill>
                  <pic:spPr>
                    <a:xfrm>
                      <a:off x="0" y="0"/>
                      <a:ext cx="4187190" cy="4349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rPr>
          <w:rFonts w:ascii="Arial" w:cs="Arial" w:eastAsia="Arial" w:hAnsi="Arial"/>
          <w:color w:val="000000"/>
        </w:rPr>
      </w:pPr>
      <w:r w:rsidDel="00000000" w:rsidR="00000000" w:rsidRPr="00000000">
        <w:rPr>
          <w:rtl w:val="0"/>
        </w:rPr>
      </w:r>
    </w:p>
    <w:p w:rsidR="00000000" w:rsidDel="00000000" w:rsidP="00000000" w:rsidRDefault="00000000" w:rsidRPr="00000000" w14:paraId="000000C1">
      <w:pPr>
        <w:pStyle w:val="Heading3"/>
        <w:rPr/>
      </w:pPr>
      <w:bookmarkStart w:colFirst="0" w:colLast="0" w:name="_2xcytpi" w:id="27"/>
      <w:bookmarkEnd w:id="27"/>
      <w:r w:rsidDel="00000000" w:rsidR="00000000" w:rsidRPr="00000000">
        <w:rPr>
          <w:rFonts w:ascii="Arial" w:cs="Arial" w:eastAsia="Arial" w:hAnsi="Arial"/>
          <w:color w:val="000000"/>
          <w:rtl w:val="0"/>
        </w:rPr>
        <w:br w:type="textWrapping"/>
      </w:r>
      <w:bookmarkStart w:colFirst="0" w:colLast="0" w:name="1ci93xb" w:id="26"/>
      <w:bookmarkEnd w:id="26"/>
      <w:r w:rsidDel="00000000" w:rsidR="00000000" w:rsidRPr="00000000">
        <w:rPr>
          <w:rFonts w:ascii="Arial" w:cs="Arial" w:eastAsia="Arial" w:hAnsi="Arial"/>
          <w:color w:val="000000"/>
          <w:rtl w:val="0"/>
        </w:rPr>
        <w:t xml:space="preserve">Step </w:t>
      </w:r>
      <w:ins w:author="Alex Seelig" w:id="58" w:date="2024-07-17T16:54:27Z">
        <w:r w:rsidDel="00000000" w:rsidR="00000000" w:rsidRPr="00000000">
          <w:rPr>
            <w:rFonts w:ascii="Arial" w:cs="Arial" w:eastAsia="Arial" w:hAnsi="Arial"/>
            <w:color w:val="000000"/>
            <w:rtl w:val="0"/>
          </w:rPr>
          <w:t xml:space="preserve">3</w:t>
        </w:r>
      </w:ins>
      <w:del w:author="Alex Seelig" w:id="58" w:date="2024-07-17T16:54:27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59" w:date="2024-07-17T19:19:10Z">
        <w:r w:rsidDel="00000000" w:rsidR="00000000" w:rsidRPr="00000000">
          <w:rPr>
            <w:rFonts w:ascii="Arial" w:cs="Arial" w:eastAsia="Arial" w:hAnsi="Arial"/>
            <w:color w:val="000000"/>
            <w:rtl w:val="0"/>
          </w:rPr>
          <w:t xml:space="preserve">5</w:t>
        </w:r>
      </w:ins>
      <w:del w:author="Alex Seelig" w:id="59" w:date="2024-07-17T19:19:10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Spouse’s Personal Information</w:t>
      </w:r>
      <w:r w:rsidDel="00000000" w:rsidR="00000000" w:rsidRPr="00000000">
        <w:rPr>
          <w:rtl w:val="0"/>
        </w:rPr>
      </w:r>
    </w:p>
    <w:p w:rsidR="00000000" w:rsidDel="00000000" w:rsidP="00000000" w:rsidRDefault="00000000" w:rsidRPr="00000000" w14:paraId="000000C2">
      <w:pPr>
        <w:rPr>
          <w:rFonts w:ascii="Arial" w:cs="Arial" w:eastAsia="Arial" w:hAnsi="Arial"/>
          <w:color w:val="000000"/>
        </w:rPr>
      </w:pPr>
      <w:r w:rsidDel="00000000" w:rsidR="00000000" w:rsidRPr="00000000">
        <w:rPr>
          <w:rtl w:val="0"/>
        </w:rPr>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color w:val="000000"/>
          <w:rtl w:val="0"/>
        </w:rPr>
        <w:t xml:space="preserve">If the Veteran has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indicate</w:t>
      </w:r>
      <w:r w:rsidDel="00000000" w:rsidR="00000000" w:rsidRPr="00000000">
        <w:rPr>
          <w:rFonts w:ascii="Arial" w:cs="Arial" w:eastAsia="Arial" w:hAnsi="Arial"/>
          <w:rtl w:val="0"/>
        </w:rPr>
        <w:t xml:space="preserve">d</w:t>
      </w:r>
      <w:r w:rsidDel="00000000" w:rsidR="00000000" w:rsidRPr="00000000">
        <w:rPr>
          <w:rFonts w:ascii="Arial" w:cs="Arial" w:eastAsia="Arial" w:hAnsi="Arial"/>
          <w:color w:val="000000"/>
          <w:rtl w:val="0"/>
        </w:rPr>
        <w:t xml:space="preserve"> they are married or separated, they must fill out their spouse’s information.</w:t>
      </w:r>
      <w:r w:rsidDel="00000000" w:rsidR="00000000" w:rsidRPr="00000000">
        <w:rPr>
          <w:rtl w:val="0"/>
        </w:rPr>
      </w:r>
    </w:p>
    <w:p w:rsidR="00000000" w:rsidDel="00000000" w:rsidP="00000000" w:rsidRDefault="00000000" w:rsidRPr="00000000" w14:paraId="000000C4">
      <w:pPr>
        <w:rPr>
          <w:rFonts w:ascii="Arial" w:cs="Arial" w:eastAsia="Arial" w:hAnsi="Arial"/>
          <w:color w:val="000000"/>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Arial" w:cs="Arial" w:eastAsia="Arial" w:hAnsi="Arial"/>
          <w:color w:val="000000"/>
          <w:rtl w:val="0"/>
        </w:rPr>
        <w:t xml:space="preserve">If they</w:t>
      </w:r>
      <w:r w:rsidDel="00000000" w:rsidR="00000000" w:rsidRPr="00000000">
        <w:rPr>
          <w:rFonts w:ascii="Arial" w:cs="Arial" w:eastAsia="Arial" w:hAnsi="Arial"/>
          <w:rtl w:val="0"/>
        </w:rPr>
        <w:t xml:space="preserve"> have indicated that they have never married, are divorced, or widowed</w:t>
      </w:r>
      <w:r w:rsidDel="00000000" w:rsidR="00000000" w:rsidRPr="00000000">
        <w:rPr>
          <w:rFonts w:ascii="Arial" w:cs="Arial" w:eastAsia="Arial" w:hAnsi="Arial"/>
          <w:color w:val="000000"/>
          <w:rtl w:val="0"/>
        </w:rPr>
        <w:t xml:space="preserve">, they must complete the </w:t>
      </w:r>
      <w:hyperlink w:anchor="_2iq8gzs">
        <w:r w:rsidDel="00000000" w:rsidR="00000000" w:rsidRPr="00000000">
          <w:rPr>
            <w:rFonts w:ascii="Arial" w:cs="Arial" w:eastAsia="Arial" w:hAnsi="Arial"/>
            <w:color w:val="000000"/>
            <w:u w:val="single"/>
            <w:rtl w:val="0"/>
          </w:rPr>
          <w:t xml:space="preserve">insurance information section</w:t>
        </w:r>
      </w:hyperlink>
      <w:r w:rsidDel="00000000" w:rsidR="00000000" w:rsidRPr="00000000">
        <w:rPr>
          <w:rFonts w:ascii="Arial" w:cs="Arial" w:eastAsia="Arial" w:hAnsi="Arial"/>
          <w:color w:val="000000"/>
          <w:rtl w:val="0"/>
        </w:rPr>
        <w:t xml:space="preserve"> next.</w:t>
      </w: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3"/>
        <w:rPr>
          <w:rFonts w:ascii="Arial" w:cs="Arial" w:eastAsia="Arial" w:hAnsi="Arial"/>
        </w:rPr>
      </w:pPr>
      <w:bookmarkStart w:colFirst="0" w:colLast="0" w:name="_3whwml4" w:id="29"/>
      <w:bookmarkEnd w:id="29"/>
      <w:r w:rsidDel="00000000" w:rsidR="00000000" w:rsidRPr="00000000">
        <w:rPr/>
        <w:drawing>
          <wp:inline distB="0" distT="0" distL="0" distR="0">
            <wp:extent cx="3912870" cy="7773035"/>
            <wp:effectExtent b="12700" l="12700" r="12700" t="12700"/>
            <wp:docPr id="51" name="image52.png"/>
            <a:graphic>
              <a:graphicData uri="http://schemas.openxmlformats.org/drawingml/2006/picture">
                <pic:pic>
                  <pic:nvPicPr>
                    <pic:cNvPr id="0" name="image52.png"/>
                    <pic:cNvPicPr preferRelativeResize="0"/>
                  </pic:nvPicPr>
                  <pic:blipFill>
                    <a:blip r:embed="rId41"/>
                    <a:srcRect b="5282" l="1151" r="4545" t="535"/>
                    <a:stretch>
                      <a:fillRect/>
                    </a:stretch>
                  </pic:blipFill>
                  <pic:spPr>
                    <a:xfrm>
                      <a:off x="0" y="0"/>
                      <a:ext cx="3912870" cy="7773035"/>
                    </a:xfrm>
                    <a:prstGeom prst="rect"/>
                    <a:ln w="12700">
                      <a:solidFill>
                        <a:srgbClr val="000000"/>
                      </a:solidFill>
                      <a:prstDash val="solid"/>
                    </a:ln>
                  </pic:spPr>
                </pic:pic>
              </a:graphicData>
            </a:graphic>
          </wp:inline>
        </w:drawing>
      </w:r>
      <w:bookmarkStart w:colFirst="0" w:colLast="0" w:name="2bn6wsx" w:id="28"/>
      <w:bookmarkEnd w:id="28"/>
      <w:r w:rsidDel="00000000" w:rsidR="00000000" w:rsidRPr="00000000">
        <w:rPr>
          <w:rtl w:val="0"/>
        </w:rPr>
      </w:r>
    </w:p>
    <w:bookmarkStart w:colFirst="0" w:colLast="0" w:name="qsh70q" w:id="30"/>
    <w:bookmarkEnd w:id="30"/>
    <w:p w:rsidR="00000000" w:rsidDel="00000000" w:rsidP="00000000" w:rsidRDefault="00000000" w:rsidRPr="00000000" w14:paraId="000000C7">
      <w:pPr>
        <w:pStyle w:val="Heading3"/>
        <w:rPr/>
      </w:pPr>
      <w:r w:rsidDel="00000000" w:rsidR="00000000" w:rsidRPr="00000000">
        <w:rPr>
          <w:rFonts w:ascii="Arial" w:cs="Arial" w:eastAsia="Arial" w:hAnsi="Arial"/>
          <w:color w:val="000000"/>
          <w:rtl w:val="0"/>
        </w:rPr>
        <w:t xml:space="preserve">Step </w:t>
      </w:r>
      <w:ins w:author="Alex Seelig" w:id="60" w:date="2024-07-17T16:54:22Z">
        <w:r w:rsidDel="00000000" w:rsidR="00000000" w:rsidRPr="00000000">
          <w:rPr>
            <w:rFonts w:ascii="Arial" w:cs="Arial" w:eastAsia="Arial" w:hAnsi="Arial"/>
            <w:color w:val="000000"/>
            <w:rtl w:val="0"/>
          </w:rPr>
          <w:t xml:space="preserve">3</w:t>
        </w:r>
      </w:ins>
      <w:del w:author="Alex Seelig" w:id="60" w:date="2024-07-17T16:54:22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61" w:date="2024-07-17T19:19:15Z">
        <w:r w:rsidDel="00000000" w:rsidR="00000000" w:rsidRPr="00000000">
          <w:rPr>
            <w:rFonts w:ascii="Arial" w:cs="Arial" w:eastAsia="Arial" w:hAnsi="Arial"/>
            <w:color w:val="000000"/>
            <w:rtl w:val="0"/>
          </w:rPr>
          <w:t xml:space="preserve">5</w:t>
        </w:r>
      </w:ins>
      <w:del w:author="Alex Seelig" w:id="61" w:date="2024-07-17T19:19:15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Spouse’s Additional Information</w:t>
        <w:br w:type="textWrapping"/>
      </w: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color w:val="000000"/>
          <w:rtl w:val="0"/>
        </w:rPr>
        <w:t xml:space="preserve">The Veteran must specify whether their spouse lived with them during the previous year and whether they live with them now. This information will help determine whether the spouse should be considered a dependent.</w:t>
        <w:br w:type="textWrapping"/>
      </w: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drawing>
          <wp:inline distB="0" distT="0" distL="0" distR="0">
            <wp:extent cx="3519805" cy="4551680"/>
            <wp:effectExtent b="12700" l="12700" r="12700" t="12700"/>
            <wp:docPr id="52" name="image53.png"/>
            <a:graphic>
              <a:graphicData uri="http://schemas.openxmlformats.org/drawingml/2006/picture">
                <pic:pic>
                  <pic:nvPicPr>
                    <pic:cNvPr id="0" name="image53.png"/>
                    <pic:cNvPicPr preferRelativeResize="0"/>
                  </pic:nvPicPr>
                  <pic:blipFill>
                    <a:blip r:embed="rId42"/>
                    <a:srcRect b="1243" l="3201" r="7164" t="2808"/>
                    <a:stretch>
                      <a:fillRect/>
                    </a:stretch>
                  </pic:blipFill>
                  <pic:spPr>
                    <a:xfrm>
                      <a:off x="0" y="0"/>
                      <a:ext cx="3519805" cy="455168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3as4poj" w:id="31"/>
    <w:bookmarkEnd w:id="31"/>
    <w:p w:rsidR="00000000" w:rsidDel="00000000" w:rsidP="00000000" w:rsidRDefault="00000000" w:rsidRPr="00000000" w14:paraId="000000CA">
      <w:pPr>
        <w:rPr>
          <w:rFonts w:ascii="Arial" w:cs="Arial" w:eastAsia="Arial" w:hAnsi="Arial"/>
          <w:color w:val="000000"/>
        </w:rPr>
      </w:pPr>
      <w:r w:rsidDel="00000000" w:rsidR="00000000" w:rsidRPr="00000000">
        <w:rPr>
          <w:rtl w:val="0"/>
        </w:rPr>
      </w:r>
    </w:p>
    <w:bookmarkStart w:colFirst="0" w:colLast="0" w:name="1pxezwc" w:id="32"/>
    <w:bookmarkEnd w:id="32"/>
    <w:p w:rsidR="00000000" w:rsidDel="00000000" w:rsidP="00000000" w:rsidRDefault="00000000" w:rsidRPr="00000000" w14:paraId="000000CB">
      <w:pPr>
        <w:pStyle w:val="Heading3"/>
        <w:rPr/>
      </w:pPr>
      <w:r w:rsidDel="00000000" w:rsidR="00000000" w:rsidRPr="00000000">
        <w:rPr>
          <w:rFonts w:ascii="Arial" w:cs="Arial" w:eastAsia="Arial" w:hAnsi="Arial"/>
          <w:color w:val="000000"/>
          <w:rtl w:val="0"/>
        </w:rPr>
        <w:t xml:space="preserve">Step </w:t>
      </w:r>
      <w:ins w:author="Alex Seelig" w:id="62" w:date="2024-07-17T16:54:43Z">
        <w:r w:rsidDel="00000000" w:rsidR="00000000" w:rsidRPr="00000000">
          <w:rPr>
            <w:rFonts w:ascii="Arial" w:cs="Arial" w:eastAsia="Arial" w:hAnsi="Arial"/>
            <w:color w:val="000000"/>
            <w:rtl w:val="0"/>
          </w:rPr>
          <w:t xml:space="preserve">3</w:t>
        </w:r>
      </w:ins>
      <w:del w:author="Alex Seelig" w:id="62" w:date="2024-07-17T16:54:43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63" w:date="2024-07-17T19:19:20Z">
        <w:r w:rsidDel="00000000" w:rsidR="00000000" w:rsidRPr="00000000">
          <w:rPr>
            <w:rFonts w:ascii="Arial" w:cs="Arial" w:eastAsia="Arial" w:hAnsi="Arial"/>
            <w:color w:val="000000"/>
            <w:rtl w:val="0"/>
          </w:rPr>
          <w:t xml:space="preserve">5</w:t>
        </w:r>
      </w:ins>
      <w:del w:author="Alex Seelig" w:id="63" w:date="2024-07-17T19:19:20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Spouse’s Financial Support</w:t>
        <w:br w:type="textWrapping"/>
      </w:r>
      <w:r w:rsidDel="00000000" w:rsidR="00000000" w:rsidRPr="00000000">
        <w:rPr>
          <w:rtl w:val="0"/>
        </w:rPr>
      </w:r>
    </w:p>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color w:val="000000"/>
          <w:rtl w:val="0"/>
        </w:rPr>
        <w:t xml:space="preserve">If the Veteran indicates that they did not live with their spouse in the previous year, they must specify whether they provided financial support to their spouse.</w:t>
      </w: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drawing>
          <wp:inline distB="0" distT="0" distL="0" distR="0">
            <wp:extent cx="4216400" cy="5107305"/>
            <wp:effectExtent b="12700" l="12700" r="12700" t="12700"/>
            <wp:docPr id="53" name="image49.png"/>
            <a:graphic>
              <a:graphicData uri="http://schemas.openxmlformats.org/drawingml/2006/picture">
                <pic:pic>
                  <pic:nvPicPr>
                    <pic:cNvPr id="0" name="image49.png"/>
                    <pic:cNvPicPr preferRelativeResize="0"/>
                  </pic:nvPicPr>
                  <pic:blipFill>
                    <a:blip r:embed="rId43"/>
                    <a:srcRect b="1757" l="2120" r="4512" t="1648"/>
                    <a:stretch>
                      <a:fillRect/>
                    </a:stretch>
                  </pic:blipFill>
                  <pic:spPr>
                    <a:xfrm>
                      <a:off x="0" y="0"/>
                      <a:ext cx="4216400" cy="510730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2p2csry" w:id="33"/>
    <w:bookmarkEnd w:id="33"/>
    <w:p w:rsidR="00000000" w:rsidDel="00000000" w:rsidP="00000000" w:rsidRDefault="00000000" w:rsidRPr="00000000" w14:paraId="000000CE">
      <w:pPr>
        <w:rPr>
          <w:rFonts w:ascii="Arial" w:cs="Arial" w:eastAsia="Arial" w:hAnsi="Arial"/>
          <w:color w:val="000000"/>
        </w:rPr>
      </w:pPr>
      <w:bookmarkStart w:colFirst="0" w:colLast="0" w:name="_49x2ik5" w:id="34"/>
      <w:bookmarkEnd w:id="34"/>
      <w:r w:rsidDel="00000000" w:rsidR="00000000" w:rsidRPr="00000000">
        <w:rPr>
          <w:rtl w:val="0"/>
        </w:rPr>
      </w:r>
    </w:p>
    <w:bookmarkStart w:colFirst="0" w:colLast="0" w:name="147n2zr" w:id="35"/>
    <w:bookmarkEnd w:id="35"/>
    <w:p w:rsidR="00000000" w:rsidDel="00000000" w:rsidP="00000000" w:rsidRDefault="00000000" w:rsidRPr="00000000" w14:paraId="000000CF">
      <w:pPr>
        <w:pStyle w:val="Heading3"/>
        <w:rPr/>
      </w:pPr>
      <w:r w:rsidDel="00000000" w:rsidR="00000000" w:rsidRPr="00000000">
        <w:rPr>
          <w:rFonts w:ascii="Arial" w:cs="Arial" w:eastAsia="Arial" w:hAnsi="Arial"/>
          <w:color w:val="000000"/>
          <w:rtl w:val="0"/>
        </w:rPr>
        <w:t xml:space="preserve">Step </w:t>
      </w:r>
      <w:ins w:author="Alex Seelig" w:id="64" w:date="2024-07-17T16:54:48Z">
        <w:r w:rsidDel="00000000" w:rsidR="00000000" w:rsidRPr="00000000">
          <w:rPr>
            <w:rFonts w:ascii="Arial" w:cs="Arial" w:eastAsia="Arial" w:hAnsi="Arial"/>
            <w:color w:val="000000"/>
            <w:rtl w:val="0"/>
          </w:rPr>
          <w:t xml:space="preserve">3</w:t>
        </w:r>
      </w:ins>
      <w:del w:author="Alex Seelig" w:id="64" w:date="2024-07-17T16:54:48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65" w:date="2024-07-17T19:19:23Z">
        <w:r w:rsidDel="00000000" w:rsidR="00000000" w:rsidRPr="00000000">
          <w:rPr>
            <w:rFonts w:ascii="Arial" w:cs="Arial" w:eastAsia="Arial" w:hAnsi="Arial"/>
            <w:color w:val="000000"/>
            <w:rtl w:val="0"/>
          </w:rPr>
          <w:t xml:space="preserve">5</w:t>
        </w:r>
      </w:ins>
      <w:del w:author="Alex Seelig" w:id="65" w:date="2024-07-17T19:19:23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Dependent’s Information</w:t>
        <w:br w:type="textWrapping"/>
      </w:r>
      <w:r w:rsidDel="00000000" w:rsidR="00000000" w:rsidRPr="00000000">
        <w:rPr>
          <w:rtl w:val="0"/>
        </w:rPr>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If the Veteran wants to add their dependent, the form will ask them to input information about that person. They will have the option to enter more than one dependent.</w:t>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Examples of when someone becomes your dependent:</w:t>
        <w:br w:type="textWrapping"/>
      </w:r>
    </w:p>
    <w:p w:rsidR="00000000" w:rsidDel="00000000" w:rsidP="00000000" w:rsidRDefault="00000000" w:rsidRPr="00000000" w14:paraId="000000D3">
      <w:pPr>
        <w:numPr>
          <w:ilvl w:val="0"/>
          <w:numId w:val="1"/>
        </w:numPr>
        <w:ind w:left="720" w:hanging="360"/>
        <w:rPr/>
      </w:pPr>
      <w:r w:rsidDel="00000000" w:rsidR="00000000" w:rsidRPr="00000000">
        <w:rPr>
          <w:rFonts w:ascii="Arial" w:cs="Arial" w:eastAsia="Arial" w:hAnsi="Arial"/>
          <w:b w:val="1"/>
          <w:rtl w:val="0"/>
        </w:rPr>
        <w:t xml:space="preserve">Birth of a child</w:t>
      </w:r>
      <w:r w:rsidDel="00000000" w:rsidR="00000000" w:rsidRPr="00000000">
        <w:rPr>
          <w:rFonts w:ascii="Arial" w:cs="Arial" w:eastAsia="Arial" w:hAnsi="Arial"/>
          <w:rtl w:val="0"/>
        </w:rPr>
        <w:t xml:space="preserve">: The DOB would be the date the child became your dependent.</w:t>
      </w:r>
    </w:p>
    <w:p w:rsidR="00000000" w:rsidDel="00000000" w:rsidP="00000000" w:rsidRDefault="00000000" w:rsidRPr="00000000" w14:paraId="000000D4">
      <w:pPr>
        <w:numPr>
          <w:ilvl w:val="0"/>
          <w:numId w:val="1"/>
        </w:numPr>
        <w:ind w:left="720" w:hanging="360"/>
        <w:rPr/>
      </w:pPr>
      <w:r w:rsidDel="00000000" w:rsidR="00000000" w:rsidRPr="00000000">
        <w:rPr>
          <w:rFonts w:ascii="Arial" w:cs="Arial" w:eastAsia="Arial" w:hAnsi="Arial"/>
          <w:b w:val="1"/>
          <w:rtl w:val="0"/>
        </w:rPr>
        <w:t xml:space="preserve">Adoption</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The official date of adoption would be the date on which the child became your dependent.</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drawing>
          <wp:inline distB="0" distT="0" distL="0" distR="0">
            <wp:extent cx="4353560" cy="5813425"/>
            <wp:effectExtent b="12700" l="12700" r="12700" t="12700"/>
            <wp:docPr id="23" name="image16.png"/>
            <a:graphic>
              <a:graphicData uri="http://schemas.openxmlformats.org/drawingml/2006/picture">
                <pic:pic>
                  <pic:nvPicPr>
                    <pic:cNvPr id="0" name="image16.png"/>
                    <pic:cNvPicPr preferRelativeResize="0"/>
                  </pic:nvPicPr>
                  <pic:blipFill>
                    <a:blip r:embed="rId44"/>
                    <a:srcRect b="779" l="3264" r="5359" t="1739"/>
                    <a:stretch>
                      <a:fillRect/>
                    </a:stretch>
                  </pic:blipFill>
                  <pic:spPr>
                    <a:xfrm>
                      <a:off x="0" y="0"/>
                      <a:ext cx="4353560" cy="5813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color w:val="000000"/>
        </w:rPr>
      </w:pPr>
      <w:r w:rsidDel="00000000" w:rsidR="00000000" w:rsidRPr="00000000">
        <w:rPr>
          <w:rtl w:val="0"/>
        </w:rPr>
      </w:r>
    </w:p>
    <w:p w:rsidR="00000000" w:rsidDel="00000000" w:rsidP="00000000" w:rsidRDefault="00000000" w:rsidRPr="00000000" w14:paraId="000000DA">
      <w:pPr>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color w:val="000000"/>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rPr>
      </w:pPr>
      <w:r w:rsidDel="00000000" w:rsidR="00000000" w:rsidRPr="00000000">
        <w:rPr>
          <w:rtl w:val="0"/>
        </w:rPr>
      </w:r>
    </w:p>
    <w:bookmarkStart w:colFirst="0" w:colLast="0" w:name="3o7alnk" w:id="36"/>
    <w:bookmarkEnd w:id="36"/>
    <w:p w:rsidR="00000000" w:rsidDel="00000000" w:rsidP="00000000" w:rsidRDefault="00000000" w:rsidRPr="00000000" w14:paraId="000000DE">
      <w:pPr>
        <w:pStyle w:val="Heading3"/>
        <w:rPr/>
      </w:pPr>
      <w:r w:rsidDel="00000000" w:rsidR="00000000" w:rsidRPr="00000000">
        <w:br w:type="page"/>
      </w:r>
      <w:r w:rsidDel="00000000" w:rsidR="00000000" w:rsidRPr="00000000">
        <w:rPr>
          <w:rtl w:val="0"/>
        </w:rPr>
      </w:r>
    </w:p>
    <w:bookmarkStart w:colFirst="0" w:colLast="0" w:name="23ckvvd" w:id="37"/>
    <w:bookmarkEnd w:id="37"/>
    <w:p w:rsidR="00000000" w:rsidDel="00000000" w:rsidP="00000000" w:rsidRDefault="00000000" w:rsidRPr="00000000" w14:paraId="000000DF">
      <w:pPr>
        <w:pStyle w:val="Heading3"/>
        <w:rPr/>
      </w:pPr>
      <w:r w:rsidDel="00000000" w:rsidR="00000000" w:rsidRPr="00000000">
        <w:rPr>
          <w:rFonts w:ascii="Arial" w:cs="Arial" w:eastAsia="Arial" w:hAnsi="Arial"/>
          <w:color w:val="000000"/>
          <w:rtl w:val="0"/>
        </w:rPr>
        <w:t xml:space="preserve">Step </w:t>
      </w:r>
      <w:ins w:author="Alex Seelig" w:id="66" w:date="2024-07-17T16:54:54Z">
        <w:r w:rsidDel="00000000" w:rsidR="00000000" w:rsidRPr="00000000">
          <w:rPr>
            <w:rFonts w:ascii="Arial" w:cs="Arial" w:eastAsia="Arial" w:hAnsi="Arial"/>
            <w:color w:val="000000"/>
            <w:rtl w:val="0"/>
          </w:rPr>
          <w:t xml:space="preserve">3</w:t>
        </w:r>
      </w:ins>
      <w:del w:author="Alex Seelig" w:id="66" w:date="2024-07-17T16:54:54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67" w:date="2024-07-17T19:19:29Z">
        <w:r w:rsidDel="00000000" w:rsidR="00000000" w:rsidRPr="00000000">
          <w:rPr>
            <w:rFonts w:ascii="Arial" w:cs="Arial" w:eastAsia="Arial" w:hAnsi="Arial"/>
            <w:color w:val="000000"/>
            <w:rtl w:val="0"/>
          </w:rPr>
          <w:t xml:space="preserve">5</w:t>
        </w:r>
      </w:ins>
      <w:del w:author="Alex Seelig" w:id="67" w:date="2024-07-17T19:19:29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Dependent’s Personal Information</w:t>
        <w:br w:type="textWrapping"/>
        <w:br w:type="textWrapping"/>
        <w:t xml:space="preserve">The Veteran must provide the dependent’s information. All required fields must be completed before saving the form. If the Veteran exits before completing the necessary fields for the dependent, the form won’t save and they’ll have to re-enter the data.</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rPr/>
      </w:pPr>
      <w:r w:rsidDel="00000000" w:rsidR="00000000" w:rsidRPr="00000000">
        <w:rPr/>
        <w:drawing>
          <wp:inline distB="0" distT="0" distL="0" distR="0">
            <wp:extent cx="2733675" cy="7077075"/>
            <wp:effectExtent b="12700" l="12700" r="12700" t="12700"/>
            <wp:docPr id="24" name="image21.png"/>
            <a:graphic>
              <a:graphicData uri="http://schemas.openxmlformats.org/drawingml/2006/picture">
                <pic:pic>
                  <pic:nvPicPr>
                    <pic:cNvPr id="0" name="image21.png"/>
                    <pic:cNvPicPr preferRelativeResize="0"/>
                  </pic:nvPicPr>
                  <pic:blipFill>
                    <a:blip r:embed="rId45"/>
                    <a:srcRect b="3170" l="4566" r="6564" t="1311"/>
                    <a:stretch>
                      <a:fillRect/>
                    </a:stretch>
                  </pic:blipFill>
                  <pic:spPr>
                    <a:xfrm>
                      <a:off x="0" y="0"/>
                      <a:ext cx="2733675" cy="7077075"/>
                    </a:xfrm>
                    <a:prstGeom prst="rect"/>
                    <a:ln w="12700">
                      <a:solidFill>
                        <a:srgbClr val="000000"/>
                      </a:solidFill>
                      <a:prstDash val="solid"/>
                    </a:ln>
                  </pic:spPr>
                </pic:pic>
              </a:graphicData>
            </a:graphic>
          </wp:inline>
        </w:drawing>
      </w:r>
      <w:bookmarkStart w:colFirst="0" w:colLast="0" w:name="ihv636" w:id="38"/>
      <w:bookmarkEnd w:id="38"/>
      <w:r w:rsidDel="00000000" w:rsidR="00000000" w:rsidRPr="00000000">
        <w:br w:type="page"/>
      </w:r>
      <w:r w:rsidDel="00000000" w:rsidR="00000000" w:rsidRPr="00000000">
        <w:rPr>
          <w:rtl w:val="0"/>
        </w:rPr>
      </w:r>
    </w:p>
    <w:bookmarkStart w:colFirst="0" w:colLast="0" w:name="32hioqz" w:id="39"/>
    <w:bookmarkEnd w:id="39"/>
    <w:p w:rsidR="00000000" w:rsidDel="00000000" w:rsidP="00000000" w:rsidRDefault="00000000" w:rsidRPr="00000000" w14:paraId="000000E1">
      <w:pPr>
        <w:pStyle w:val="Heading3"/>
        <w:rPr/>
      </w:pPr>
      <w:r w:rsidDel="00000000" w:rsidR="00000000" w:rsidRPr="00000000">
        <w:rPr>
          <w:rFonts w:ascii="Arial" w:cs="Arial" w:eastAsia="Arial" w:hAnsi="Arial"/>
          <w:color w:val="000000"/>
          <w:rtl w:val="0"/>
        </w:rPr>
        <w:t xml:space="preserve">Step </w:t>
      </w:r>
      <w:ins w:author="Alex Seelig" w:id="68" w:date="2024-07-17T16:55:29Z">
        <w:r w:rsidDel="00000000" w:rsidR="00000000" w:rsidRPr="00000000">
          <w:rPr>
            <w:rFonts w:ascii="Arial" w:cs="Arial" w:eastAsia="Arial" w:hAnsi="Arial"/>
            <w:color w:val="000000"/>
            <w:rtl w:val="0"/>
          </w:rPr>
          <w:t xml:space="preserve">3</w:t>
        </w:r>
      </w:ins>
      <w:del w:author="Alex Seelig" w:id="68" w:date="2024-07-17T16:55:29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69" w:date="2024-07-17T19:19:39Z">
        <w:r w:rsidDel="00000000" w:rsidR="00000000" w:rsidRPr="00000000">
          <w:rPr>
            <w:rFonts w:ascii="Arial" w:cs="Arial" w:eastAsia="Arial" w:hAnsi="Arial"/>
            <w:color w:val="000000"/>
            <w:rtl w:val="0"/>
          </w:rPr>
          <w:t xml:space="preserve">5</w:t>
        </w:r>
      </w:ins>
      <w:del w:author="Alex Seelig" w:id="69" w:date="2024-07-17T19:19:39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Dependent’s Education Expenses</w:t>
        <w:br w:type="textWrapping"/>
      </w:r>
      <w:r w:rsidDel="00000000" w:rsidR="00000000" w:rsidRPr="00000000">
        <w:rPr>
          <w:rtl w:val="0"/>
        </w:rPr>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color w:val="000000"/>
          <w:rtl w:val="0"/>
        </w:rPr>
        <w:t xml:space="preserve">If the dependent is between the ages of 18 and 2</w:t>
      </w:r>
      <w:r w:rsidDel="00000000" w:rsidR="00000000" w:rsidRPr="00000000">
        <w:rPr>
          <w:rFonts w:ascii="Arial" w:cs="Arial" w:eastAsia="Arial" w:hAnsi="Arial"/>
          <w:rtl w:val="0"/>
        </w:rPr>
        <w:t xml:space="preserve">3</w:t>
      </w:r>
      <w:r w:rsidDel="00000000" w:rsidR="00000000" w:rsidRPr="00000000">
        <w:rPr>
          <w:rFonts w:ascii="Arial" w:cs="Arial" w:eastAsia="Arial" w:hAnsi="Arial"/>
          <w:color w:val="000000"/>
          <w:rtl w:val="0"/>
        </w:rPr>
        <w:t xml:space="preserve">, the Veteran must provide education expenses information.</w:t>
      </w:r>
      <w:r w:rsidDel="00000000" w:rsidR="00000000" w:rsidRPr="00000000">
        <w:rPr>
          <w:rtl w:val="0"/>
        </w:rPr>
      </w:r>
    </w:p>
    <w:p w:rsidR="00000000" w:rsidDel="00000000" w:rsidP="00000000" w:rsidRDefault="00000000" w:rsidRPr="00000000" w14:paraId="000000E3">
      <w:pPr>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drawing>
          <wp:inline distB="0" distT="0" distL="0" distR="0">
            <wp:extent cx="4013835" cy="6056630"/>
            <wp:effectExtent b="12700" l="12700" r="12700" t="12700"/>
            <wp:docPr id="25" name="image30.png"/>
            <a:graphic>
              <a:graphicData uri="http://schemas.openxmlformats.org/drawingml/2006/picture">
                <pic:pic>
                  <pic:nvPicPr>
                    <pic:cNvPr id="0" name="image30.png"/>
                    <pic:cNvPicPr preferRelativeResize="0"/>
                  </pic:nvPicPr>
                  <pic:blipFill>
                    <a:blip r:embed="rId46"/>
                    <a:srcRect b="1704" l="2522" r="13101" t="1069"/>
                    <a:stretch>
                      <a:fillRect/>
                    </a:stretch>
                  </pic:blipFill>
                  <pic:spPr>
                    <a:xfrm>
                      <a:off x="0" y="0"/>
                      <a:ext cx="4013835" cy="605663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1hmsyys" w:id="40"/>
    <w:bookmarkEnd w:id="40"/>
    <w:p w:rsidR="00000000" w:rsidDel="00000000" w:rsidP="00000000" w:rsidRDefault="00000000" w:rsidRPr="00000000" w14:paraId="000000E5">
      <w:pPr>
        <w:rPr>
          <w:rFonts w:ascii="Arial" w:cs="Arial" w:eastAsia="Arial" w:hAnsi="Arial"/>
          <w:color w:val="000000"/>
        </w:rPr>
      </w:pPr>
      <w:r w:rsidDel="00000000" w:rsidR="00000000" w:rsidRPr="00000000">
        <w:rPr>
          <w:rtl w:val="0"/>
        </w:rPr>
      </w:r>
    </w:p>
    <w:bookmarkStart w:colFirst="0" w:colLast="0" w:name="41mghml" w:id="41"/>
    <w:bookmarkEnd w:id="41"/>
    <w:p w:rsidR="00000000" w:rsidDel="00000000" w:rsidP="00000000" w:rsidRDefault="00000000" w:rsidRPr="00000000" w14:paraId="000000E6">
      <w:pPr>
        <w:pStyle w:val="Heading3"/>
        <w:rPr/>
      </w:pPr>
      <w:r w:rsidDel="00000000" w:rsidR="00000000" w:rsidRPr="00000000">
        <w:rPr>
          <w:rFonts w:ascii="Arial" w:cs="Arial" w:eastAsia="Arial" w:hAnsi="Arial"/>
          <w:color w:val="000000"/>
          <w:rtl w:val="0"/>
        </w:rPr>
        <w:t xml:space="preserve">Step </w:t>
      </w:r>
      <w:ins w:author="Alex Seelig" w:id="70" w:date="2024-07-17T16:55:35Z">
        <w:r w:rsidDel="00000000" w:rsidR="00000000" w:rsidRPr="00000000">
          <w:rPr>
            <w:rFonts w:ascii="Arial" w:cs="Arial" w:eastAsia="Arial" w:hAnsi="Arial"/>
            <w:color w:val="000000"/>
            <w:rtl w:val="0"/>
          </w:rPr>
          <w:t xml:space="preserve">3</w:t>
        </w:r>
      </w:ins>
      <w:del w:author="Alex Seelig" w:id="70" w:date="2024-07-17T16:55:35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71" w:date="2024-07-17T19:19:45Z">
        <w:r w:rsidDel="00000000" w:rsidR="00000000" w:rsidRPr="00000000">
          <w:rPr>
            <w:rFonts w:ascii="Arial" w:cs="Arial" w:eastAsia="Arial" w:hAnsi="Arial"/>
            <w:color w:val="000000"/>
            <w:rtl w:val="0"/>
          </w:rPr>
          <w:t xml:space="preserve">5</w:t>
        </w:r>
      </w:ins>
      <w:del w:author="Alex Seelig" w:id="71" w:date="2024-07-17T19:19:45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Dependent’s Additional Information</w:t>
        <w:br w:type="textWrapping"/>
      </w: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color w:val="000000"/>
          <w:rtl w:val="0"/>
        </w:rPr>
        <w:t xml:space="preserve">The Veteran must indicate whether their dependent was permanently disabled before turning 18 years old, whether they lived with them during the previous year, and if the dependent earned any income during the last year.</w:t>
      </w: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drawing>
          <wp:inline distB="0" distT="0" distL="0" distR="0">
            <wp:extent cx="3722370" cy="6548755"/>
            <wp:effectExtent b="12700" l="12700" r="12700" t="12700"/>
            <wp:docPr id="26" name="image34.png"/>
            <a:graphic>
              <a:graphicData uri="http://schemas.openxmlformats.org/drawingml/2006/picture">
                <pic:pic>
                  <pic:nvPicPr>
                    <pic:cNvPr id="0" name="image34.png"/>
                    <pic:cNvPicPr preferRelativeResize="0"/>
                  </pic:nvPicPr>
                  <pic:blipFill>
                    <a:blip r:embed="rId47"/>
                    <a:srcRect b="1129" l="2465" r="7658" t="1139"/>
                    <a:stretch>
                      <a:fillRect/>
                    </a:stretch>
                  </pic:blipFill>
                  <pic:spPr>
                    <a:xfrm>
                      <a:off x="0" y="0"/>
                      <a:ext cx="3722370" cy="654875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vx1227" w:id="42"/>
    <w:bookmarkEnd w:id="42"/>
    <w:bookmarkStart w:colFirst="0" w:colLast="0" w:name="2grqrue" w:id="43"/>
    <w:bookmarkEnd w:id="43"/>
    <w:p w:rsidR="00000000" w:rsidDel="00000000" w:rsidP="00000000" w:rsidRDefault="00000000" w:rsidRPr="00000000" w14:paraId="000000EA">
      <w:pPr>
        <w:pStyle w:val="Heading3"/>
        <w:rPr/>
      </w:pPr>
      <w:r w:rsidDel="00000000" w:rsidR="00000000" w:rsidRPr="00000000">
        <w:rPr>
          <w:rFonts w:ascii="Arial" w:cs="Arial" w:eastAsia="Arial" w:hAnsi="Arial"/>
          <w:color w:val="000000"/>
          <w:rtl w:val="0"/>
        </w:rPr>
        <w:t xml:space="preserve">Step </w:t>
      </w:r>
      <w:ins w:author="Alex Seelig" w:id="72" w:date="2024-07-17T16:55:40Z">
        <w:r w:rsidDel="00000000" w:rsidR="00000000" w:rsidRPr="00000000">
          <w:rPr>
            <w:rFonts w:ascii="Arial" w:cs="Arial" w:eastAsia="Arial" w:hAnsi="Arial"/>
            <w:color w:val="000000"/>
            <w:rtl w:val="0"/>
          </w:rPr>
          <w:t xml:space="preserve">3</w:t>
        </w:r>
      </w:ins>
      <w:del w:author="Alex Seelig" w:id="72" w:date="2024-07-17T16:55:40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73" w:date="2024-07-17T19:19:50Z">
        <w:r w:rsidDel="00000000" w:rsidR="00000000" w:rsidRPr="00000000">
          <w:rPr>
            <w:rFonts w:ascii="Arial" w:cs="Arial" w:eastAsia="Arial" w:hAnsi="Arial"/>
            <w:color w:val="000000"/>
            <w:rtl w:val="0"/>
          </w:rPr>
          <w:t xml:space="preserve">5</w:t>
        </w:r>
      </w:ins>
      <w:del w:author="Alex Seelig" w:id="73" w:date="2024-07-17T19:19:50Z">
        <w:r w:rsidDel="00000000" w:rsidR="00000000" w:rsidRPr="00000000">
          <w:rPr>
            <w:rFonts w:ascii="Arial" w:cs="Arial" w:eastAsia="Arial" w:hAnsi="Arial"/>
            <w:color w:val="000000"/>
            <w:rtl w:val="0"/>
          </w:rPr>
          <w:delText xml:space="preserve">4</w:delText>
        </w:r>
      </w:del>
      <w:hyperlink w:anchor="_xvir7l">
        <w:r w:rsidDel="00000000" w:rsidR="00000000" w:rsidRPr="00000000">
          <w:rPr>
            <w:rFonts w:ascii="Arial" w:cs="Arial" w:eastAsia="Arial" w:hAnsi="Arial"/>
            <w:color w:val="000000"/>
            <w:rtl w:val="0"/>
          </w:rPr>
          <w:t xml:space="preserve">: Dependent’s Annual Income (Previous Year)</w:t>
        </w:r>
      </w:hyperlink>
      <w:r w:rsidDel="00000000" w:rsidR="00000000" w:rsidRPr="00000000">
        <w:rPr>
          <w:rFonts w:ascii="Arial" w:cs="Arial" w:eastAsia="Arial" w:hAnsi="Arial"/>
          <w:color w:val="000000"/>
          <w:rtl w:val="0"/>
        </w:rPr>
        <w:br w:type="textWrapping"/>
      </w: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color w:val="000000"/>
          <w:rtl w:val="0"/>
        </w:rPr>
        <w:t xml:space="preserve">If the Veteran indicates that their dependent earned income during the previous year, the form requires the income details.</w:t>
        <w:br w:type="textWrapping"/>
      </w:r>
      <w:r w:rsidDel="00000000" w:rsidR="00000000" w:rsidRPr="00000000">
        <w:rPr>
          <w:rtl w:val="0"/>
        </w:rPr>
      </w:r>
    </w:p>
    <w:p w:rsidR="00000000" w:rsidDel="00000000" w:rsidP="00000000" w:rsidRDefault="00000000" w:rsidRPr="00000000" w14:paraId="000000EC">
      <w:pPr>
        <w:rPr>
          <w:rFonts w:ascii="Arial" w:cs="Arial" w:eastAsia="Arial" w:hAnsi="Arial"/>
        </w:rPr>
      </w:pPr>
      <w:r w:rsidDel="00000000" w:rsidR="00000000" w:rsidRPr="00000000">
        <w:rPr/>
        <w:drawing>
          <wp:inline distB="0" distT="0" distL="0" distR="0">
            <wp:extent cx="3496310" cy="6913245"/>
            <wp:effectExtent b="12700" l="12700" r="12700" t="12700"/>
            <wp:docPr id="27" name="image28.png"/>
            <a:graphic>
              <a:graphicData uri="http://schemas.openxmlformats.org/drawingml/2006/picture">
                <pic:pic>
                  <pic:nvPicPr>
                    <pic:cNvPr id="0" name="image28.png"/>
                    <pic:cNvPicPr preferRelativeResize="0"/>
                  </pic:nvPicPr>
                  <pic:blipFill>
                    <a:blip r:embed="rId48"/>
                    <a:srcRect b="7330" l="3034" r="2168" t="1279"/>
                    <a:stretch>
                      <a:fillRect/>
                    </a:stretch>
                  </pic:blipFill>
                  <pic:spPr>
                    <a:xfrm>
                      <a:off x="0" y="0"/>
                      <a:ext cx="3496310" cy="6913245"/>
                    </a:xfrm>
                    <a:prstGeom prst="rect"/>
                    <a:ln w="12700">
                      <a:solidFill>
                        <a:srgbClr val="000000"/>
                      </a:solidFill>
                      <a:prstDash val="solid"/>
                    </a:ln>
                  </pic:spPr>
                </pic:pic>
              </a:graphicData>
            </a:graphic>
          </wp:inline>
        </w:drawing>
      </w:r>
      <w:bookmarkStart w:colFirst="0" w:colLast="0" w:name="3fwokq0" w:id="44"/>
      <w:bookmarkEnd w:id="44"/>
      <w:r w:rsidDel="00000000" w:rsidR="00000000" w:rsidRPr="00000000">
        <w:rPr>
          <w:rtl w:val="0"/>
        </w:rPr>
      </w:r>
    </w:p>
    <w:bookmarkStart w:colFirst="0" w:colLast="0" w:name="1v1yuxt" w:id="45"/>
    <w:bookmarkEnd w:id="45"/>
    <w:p w:rsidR="00000000" w:rsidDel="00000000" w:rsidP="00000000" w:rsidRDefault="00000000" w:rsidRPr="00000000" w14:paraId="000000ED">
      <w:pPr>
        <w:pStyle w:val="Heading3"/>
        <w:rPr/>
      </w:pPr>
      <w:r w:rsidDel="00000000" w:rsidR="00000000" w:rsidRPr="00000000">
        <w:rPr>
          <w:rFonts w:ascii="Arial" w:cs="Arial" w:eastAsia="Arial" w:hAnsi="Arial"/>
          <w:color w:val="000000"/>
          <w:rtl w:val="0"/>
        </w:rPr>
        <w:t xml:space="preserve">Review Your Dependents</w:t>
        <w:br w:type="textWrapping"/>
      </w: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Once the user has entered at least one dependent, they will see their dependent listed and be able to edit or remove the information. </w:t>
      </w:r>
      <w:r w:rsidDel="00000000" w:rsidR="00000000" w:rsidRPr="00000000">
        <w:rPr>
          <w:rFonts w:ascii="Arial" w:cs="Arial" w:eastAsia="Arial" w:hAnsi="Arial"/>
          <w:color w:val="000000"/>
          <w:rtl w:val="0"/>
        </w:rPr>
        <w:t xml:space="preserve">The user can add additional dependents by answering “Yes” to the question “Do you have another dependent to report?”</w:t>
        <w:br w:type="textWrapping"/>
        <w:br w:type="textWrapping"/>
      </w:r>
      <w:r w:rsidDel="00000000" w:rsidR="00000000" w:rsidRPr="00000000">
        <w:rPr/>
        <w:drawing>
          <wp:inline distB="0" distT="0" distL="0" distR="0">
            <wp:extent cx="3644900" cy="3717290"/>
            <wp:effectExtent b="12700" l="12700" r="12700" t="12700"/>
            <wp:docPr id="29" name="image19.png"/>
            <a:graphic>
              <a:graphicData uri="http://schemas.openxmlformats.org/drawingml/2006/picture">
                <pic:pic>
                  <pic:nvPicPr>
                    <pic:cNvPr id="0" name="image19.png"/>
                    <pic:cNvPicPr preferRelativeResize="0"/>
                  </pic:nvPicPr>
                  <pic:blipFill>
                    <a:blip r:embed="rId49"/>
                    <a:srcRect b="2116" l="1370" r="22525" t="2476"/>
                    <a:stretch>
                      <a:fillRect/>
                    </a:stretch>
                  </pic:blipFill>
                  <pic:spPr>
                    <a:xfrm>
                      <a:off x="0" y="0"/>
                      <a:ext cx="3644900" cy="3717290"/>
                    </a:xfrm>
                    <a:prstGeom prst="rect"/>
                    <a:ln w="12700">
                      <a:solidFill>
                        <a:srgbClr val="000000"/>
                      </a:solidFill>
                      <a:prstDash val="solid"/>
                    </a:ln>
                  </pic:spPr>
                </pic:pic>
              </a:graphicData>
            </a:graphic>
          </wp:inline>
        </w:drawing>
      </w:r>
      <w:bookmarkStart w:colFirst="0" w:colLast="0" w:name="4f1mdlm" w:id="46"/>
      <w:bookmarkEnd w:id="46"/>
      <w:r w:rsidDel="00000000" w:rsidR="00000000" w:rsidRPr="00000000">
        <w:br w:type="page"/>
      </w:r>
      <w:r w:rsidDel="00000000" w:rsidR="00000000" w:rsidRPr="00000000">
        <w:rPr>
          <w:rtl w:val="0"/>
        </w:rPr>
      </w:r>
    </w:p>
    <w:bookmarkStart w:colFirst="0" w:colLast="0" w:name="2u6wntf" w:id="47"/>
    <w:bookmarkEnd w:id="47"/>
    <w:p w:rsidR="00000000" w:rsidDel="00000000" w:rsidP="00000000" w:rsidRDefault="00000000" w:rsidRPr="00000000" w14:paraId="000000EF">
      <w:pPr>
        <w:pStyle w:val="Heading3"/>
        <w:rPr>
          <w:rFonts w:ascii="Arial" w:cs="Arial" w:eastAsia="Arial" w:hAnsi="Arial"/>
        </w:rPr>
      </w:pPr>
      <w:r w:rsidDel="00000000" w:rsidR="00000000" w:rsidRPr="00000000">
        <w:rPr>
          <w:rFonts w:ascii="Arial" w:cs="Arial" w:eastAsia="Arial" w:hAnsi="Arial"/>
          <w:color w:val="000000"/>
          <w:rtl w:val="0"/>
        </w:rPr>
        <w:t xml:space="preserve">Step 2 of </w:t>
      </w:r>
      <w:ins w:author="Alex Seelig" w:id="74" w:date="2024-07-17T19:20:06Z">
        <w:r w:rsidDel="00000000" w:rsidR="00000000" w:rsidRPr="00000000">
          <w:rPr>
            <w:rFonts w:ascii="Arial" w:cs="Arial" w:eastAsia="Arial" w:hAnsi="Arial"/>
            <w:color w:val="000000"/>
            <w:rtl w:val="0"/>
          </w:rPr>
          <w:t xml:space="preserve">5</w:t>
        </w:r>
      </w:ins>
      <w:del w:author="Alex Seelig" w:id="74" w:date="2024-07-17T19:20:06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Annual Income</w:t>
      </w:r>
      <w:r w:rsidDel="00000000" w:rsidR="00000000" w:rsidRPr="00000000">
        <w:rPr>
          <w:rtl w:val="0"/>
        </w:rPr>
      </w:r>
    </w:p>
    <w:p w:rsidR="00000000" w:rsidDel="00000000" w:rsidP="00000000" w:rsidRDefault="00000000" w:rsidRPr="00000000" w14:paraId="000000F0">
      <w:pPr>
        <w:rPr>
          <w:rFonts w:ascii="Arial" w:cs="Arial" w:eastAsia="Arial" w:hAnsi="Arial"/>
          <w:color w:val="000000"/>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color w:val="000000"/>
          <w:rtl w:val="0"/>
        </w:rPr>
        <w:t xml:space="preserve">The user must provide the requested financial information in the following forms.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will ask about their annual income and previous year’s deductible expenses. If the Veteran indicated they were married, they must also disclose their spouse’s annual income.</w:t>
      </w:r>
      <w:r w:rsidDel="00000000" w:rsidR="00000000" w:rsidRPr="00000000">
        <w:rPr>
          <w:rtl w:val="0"/>
        </w:rPr>
      </w:r>
    </w:p>
    <w:p w:rsidR="00000000" w:rsidDel="00000000" w:rsidP="00000000" w:rsidRDefault="00000000" w:rsidRPr="00000000" w14:paraId="000000F2">
      <w:pPr>
        <w:rPr>
          <w:rFonts w:ascii="Arial" w:cs="Arial" w:eastAsia="Arial" w:hAnsi="Arial"/>
          <w:color w:val="000000"/>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rPr>
      </w:pP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drawing>
          <wp:inline distB="0" distT="0" distL="0" distR="0">
            <wp:extent cx="3484245" cy="6182360"/>
            <wp:effectExtent b="12700" l="12700" r="12700" t="12700"/>
            <wp:docPr id="30" name="image31.png"/>
            <a:graphic>
              <a:graphicData uri="http://schemas.openxmlformats.org/drawingml/2006/picture">
                <pic:pic>
                  <pic:nvPicPr>
                    <pic:cNvPr id="0" name="image31.png"/>
                    <pic:cNvPicPr preferRelativeResize="0"/>
                  </pic:nvPicPr>
                  <pic:blipFill>
                    <a:blip r:embed="rId50"/>
                    <a:srcRect b="679" l="1913" r="5629" t="1248"/>
                    <a:stretch>
                      <a:fillRect/>
                    </a:stretch>
                  </pic:blipFill>
                  <pic:spPr>
                    <a:xfrm>
                      <a:off x="0" y="0"/>
                      <a:ext cx="3484245" cy="6182360"/>
                    </a:xfrm>
                    <a:prstGeom prst="rect"/>
                    <a:ln w="12700">
                      <a:solidFill>
                        <a:srgbClr val="000000"/>
                      </a:solidFill>
                      <a:prstDash val="solid"/>
                    </a:ln>
                  </pic:spPr>
                </pic:pic>
              </a:graphicData>
            </a:graphic>
          </wp:inline>
        </w:drawing>
      </w:r>
      <w:bookmarkStart w:colFirst="0" w:colLast="0" w:name="19c6y18" w:id="48"/>
      <w:bookmarkEnd w:id="48"/>
      <w:r w:rsidDel="00000000" w:rsidR="00000000" w:rsidRPr="00000000">
        <w:br w:type="page"/>
      </w:r>
      <w:r w:rsidDel="00000000" w:rsidR="00000000" w:rsidRPr="00000000">
        <w:rPr>
          <w:rtl w:val="0"/>
        </w:rPr>
      </w:r>
    </w:p>
    <w:bookmarkStart w:colFirst="0" w:colLast="0" w:name="3tbugp1" w:id="49"/>
    <w:bookmarkEnd w:id="49"/>
    <w:p w:rsidR="00000000" w:rsidDel="00000000" w:rsidP="00000000" w:rsidRDefault="00000000" w:rsidRPr="00000000" w14:paraId="000000F5">
      <w:pPr>
        <w:pStyle w:val="Heading3"/>
        <w:rPr>
          <w:rFonts w:ascii="Arial" w:cs="Arial" w:eastAsia="Arial" w:hAnsi="Arial"/>
        </w:rPr>
      </w:pPr>
      <w:r w:rsidDel="00000000" w:rsidR="00000000" w:rsidRPr="00000000">
        <w:rPr>
          <w:rFonts w:ascii="Arial" w:cs="Arial" w:eastAsia="Arial" w:hAnsi="Arial"/>
          <w:color w:val="000000"/>
          <w:rtl w:val="0"/>
        </w:rPr>
        <w:t xml:space="preserve">Step </w:t>
      </w:r>
      <w:ins w:author="Alex Seelig" w:id="75" w:date="2024-07-17T16:56:11Z">
        <w:r w:rsidDel="00000000" w:rsidR="00000000" w:rsidRPr="00000000">
          <w:rPr>
            <w:rFonts w:ascii="Arial" w:cs="Arial" w:eastAsia="Arial" w:hAnsi="Arial"/>
            <w:color w:val="000000"/>
            <w:rtl w:val="0"/>
          </w:rPr>
          <w:t xml:space="preserve">3</w:t>
        </w:r>
      </w:ins>
      <w:del w:author="Alex Seelig" w:id="75" w:date="2024-07-17T16:56:11Z">
        <w:r w:rsidDel="00000000" w:rsidR="00000000" w:rsidRPr="00000000">
          <w:rPr>
            <w:rFonts w:ascii="Arial" w:cs="Arial" w:eastAsia="Arial" w:hAnsi="Arial"/>
            <w:color w:val="000000"/>
            <w:rtl w:val="0"/>
          </w:rPr>
          <w:delText xml:space="preserve">2</w:delText>
        </w:r>
      </w:del>
      <w:r w:rsidDel="00000000" w:rsidR="00000000" w:rsidRPr="00000000">
        <w:rPr>
          <w:rFonts w:ascii="Arial" w:cs="Arial" w:eastAsia="Arial" w:hAnsi="Arial"/>
          <w:color w:val="000000"/>
          <w:rtl w:val="0"/>
        </w:rPr>
        <w:t xml:space="preserve"> of </w:t>
      </w:r>
      <w:ins w:author="Alex Seelig" w:id="76" w:date="2024-07-17T19:20:12Z">
        <w:r w:rsidDel="00000000" w:rsidR="00000000" w:rsidRPr="00000000">
          <w:rPr>
            <w:rFonts w:ascii="Arial" w:cs="Arial" w:eastAsia="Arial" w:hAnsi="Arial"/>
            <w:color w:val="000000"/>
            <w:rtl w:val="0"/>
          </w:rPr>
          <w:t xml:space="preserve">5</w:t>
        </w:r>
      </w:ins>
      <w:del w:author="Alex Seelig" w:id="76" w:date="2024-07-17T19:20:12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Previous Calendar Year’s Deductible Expenses</w:t>
      </w:r>
      <w:r w:rsidDel="00000000" w:rsidR="00000000" w:rsidRPr="00000000">
        <w:rPr>
          <w:rtl w:val="0"/>
        </w:rPr>
      </w:r>
    </w:p>
    <w:p w:rsidR="00000000" w:rsidDel="00000000" w:rsidP="00000000" w:rsidRDefault="00000000" w:rsidRPr="00000000" w14:paraId="000000F6">
      <w:pPr>
        <w:rPr>
          <w:rFonts w:ascii="Arial" w:cs="Arial" w:eastAsia="Arial" w:hAnsi="Arial"/>
        </w:rPr>
      </w:pPr>
      <w:r w:rsidDel="00000000" w:rsidR="00000000" w:rsidRPr="00000000">
        <w:rPr>
          <w:rtl w:val="0"/>
        </w:rPr>
      </w:r>
    </w:p>
    <w:p w:rsidR="00000000" w:rsidDel="00000000" w:rsidP="00000000" w:rsidRDefault="00000000" w:rsidRPr="00000000" w14:paraId="000000F7">
      <w:pPr>
        <w:pStyle w:val="Heading3"/>
        <w:rPr>
          <w:rFonts w:ascii="Arial" w:cs="Arial" w:eastAsia="Arial" w:hAnsi="Arial"/>
        </w:rPr>
      </w:pPr>
      <w:bookmarkStart w:colFirst="0" w:colLast="0" w:name="_28h4qwu" w:id="51"/>
      <w:bookmarkEnd w:id="51"/>
      <w:r w:rsidDel="00000000" w:rsidR="00000000" w:rsidRPr="00000000">
        <w:rPr/>
        <w:drawing>
          <wp:inline distB="0" distT="0" distL="0" distR="0">
            <wp:extent cx="3894455" cy="7227570"/>
            <wp:effectExtent b="12700" l="12700" r="12700" t="12700"/>
            <wp:docPr id="31" name="image23.png"/>
            <a:graphic>
              <a:graphicData uri="http://schemas.openxmlformats.org/drawingml/2006/picture">
                <pic:pic>
                  <pic:nvPicPr>
                    <pic:cNvPr id="0" name="image23.png"/>
                    <pic:cNvPicPr preferRelativeResize="0"/>
                  </pic:nvPicPr>
                  <pic:blipFill>
                    <a:blip r:embed="rId51"/>
                    <a:srcRect b="950" l="1346" r="1892" t="958"/>
                    <a:stretch>
                      <a:fillRect/>
                    </a:stretch>
                  </pic:blipFill>
                  <pic:spPr>
                    <a:xfrm>
                      <a:off x="0" y="0"/>
                      <a:ext cx="3894455" cy="7227570"/>
                    </a:xfrm>
                    <a:prstGeom prst="rect"/>
                    <a:ln w="12700">
                      <a:solidFill>
                        <a:srgbClr val="000000"/>
                      </a:solidFill>
                      <a:prstDash val="solid"/>
                    </a:ln>
                  </pic:spPr>
                </pic:pic>
              </a:graphicData>
            </a:graphic>
          </wp:inline>
        </w:drawing>
      </w:r>
      <w:bookmarkStart w:colFirst="0" w:colLast="0" w:name="nmf14n" w:id="50"/>
      <w:bookmarkEnd w:id="50"/>
      <w:r w:rsidDel="00000000" w:rsidR="00000000" w:rsidRPr="00000000">
        <w:br w:type="page"/>
      </w:r>
      <w:r w:rsidDel="00000000" w:rsidR="00000000" w:rsidRPr="00000000">
        <w:rPr>
          <w:rtl w:val="0"/>
        </w:rPr>
      </w:r>
    </w:p>
    <w:bookmarkStart w:colFirst="0" w:colLast="0" w:name="37m2jsg" w:id="52"/>
    <w:bookmarkEnd w:id="52"/>
    <w:p w:rsidR="00000000" w:rsidDel="00000000" w:rsidP="00000000" w:rsidRDefault="00000000" w:rsidRPr="00000000" w14:paraId="000000F8">
      <w:pPr>
        <w:pStyle w:val="Heading2"/>
        <w:rPr>
          <w:rFonts w:ascii="Arial" w:cs="Arial" w:eastAsia="Arial" w:hAnsi="Arial"/>
        </w:rPr>
      </w:pPr>
      <w:r w:rsidDel="00000000" w:rsidR="00000000" w:rsidRPr="00000000">
        <w:rPr>
          <w:color w:val="000000"/>
          <w:rtl w:val="0"/>
        </w:rPr>
        <w:t xml:space="preserve">Insurance Information</w:t>
      </w:r>
      <w:r w:rsidDel="00000000" w:rsidR="00000000" w:rsidRPr="00000000">
        <w:rPr>
          <w:rtl w:val="0"/>
        </w:rPr>
      </w:r>
    </w:p>
    <w:bookmarkStart w:colFirst="0" w:colLast="0" w:name="1mrcu09" w:id="53"/>
    <w:bookmarkEnd w:id="53"/>
    <w:p w:rsidR="00000000" w:rsidDel="00000000" w:rsidP="00000000" w:rsidRDefault="00000000" w:rsidRPr="00000000" w14:paraId="000000F9">
      <w:pPr>
        <w:rPr>
          <w:rFonts w:ascii="Arial" w:cs="Arial" w:eastAsia="Arial" w:hAnsi="Arial"/>
          <w:color w:val="000000"/>
        </w:rPr>
      </w:pPr>
      <w:r w:rsidDel="00000000" w:rsidR="00000000" w:rsidRPr="00000000">
        <w:rPr>
          <w:rtl w:val="0"/>
        </w:rPr>
      </w:r>
    </w:p>
    <w:bookmarkStart w:colFirst="0" w:colLast="0" w:name="2lwamvv" w:id="54"/>
    <w:bookmarkEnd w:id="54"/>
    <w:bookmarkStart w:colFirst="0" w:colLast="0" w:name="46r0co2" w:id="55"/>
    <w:bookmarkEnd w:id="55"/>
    <w:p w:rsidR="00000000" w:rsidDel="00000000" w:rsidP="00000000" w:rsidRDefault="00000000" w:rsidRPr="00000000" w14:paraId="000000FA">
      <w:pPr>
        <w:pStyle w:val="Heading3"/>
        <w:rPr>
          <w:rFonts w:ascii="Arial" w:cs="Arial" w:eastAsia="Arial" w:hAnsi="Arial"/>
        </w:rPr>
      </w:pPr>
      <w:r w:rsidDel="00000000" w:rsidR="00000000" w:rsidRPr="00000000">
        <w:rPr>
          <w:rFonts w:ascii="Arial" w:cs="Arial" w:eastAsia="Arial" w:hAnsi="Arial"/>
          <w:color w:val="000000"/>
          <w:rtl w:val="0"/>
        </w:rPr>
        <w:t xml:space="preserve">Step </w:t>
      </w:r>
      <w:ins w:author="Alex Seelig" w:id="77" w:date="2024-07-17T19:20:58Z">
        <w:r w:rsidDel="00000000" w:rsidR="00000000" w:rsidRPr="00000000">
          <w:rPr>
            <w:rFonts w:ascii="Arial" w:cs="Arial" w:eastAsia="Arial" w:hAnsi="Arial"/>
            <w:color w:val="000000"/>
            <w:rtl w:val="0"/>
          </w:rPr>
          <w:t xml:space="preserve">4</w:t>
        </w:r>
      </w:ins>
      <w:del w:author="Alex Seelig" w:id="77" w:date="2024-07-17T19:20:58Z">
        <w:r w:rsidDel="00000000" w:rsidR="00000000" w:rsidRPr="00000000">
          <w:rPr>
            <w:rFonts w:ascii="Arial" w:cs="Arial" w:eastAsia="Arial" w:hAnsi="Arial"/>
            <w:color w:val="000000"/>
            <w:rtl w:val="0"/>
          </w:rPr>
          <w:delText xml:space="preserve">3</w:delText>
        </w:r>
      </w:del>
      <w:r w:rsidDel="00000000" w:rsidR="00000000" w:rsidRPr="00000000">
        <w:rPr>
          <w:rFonts w:ascii="Arial" w:cs="Arial" w:eastAsia="Arial" w:hAnsi="Arial"/>
          <w:color w:val="000000"/>
          <w:rtl w:val="0"/>
        </w:rPr>
        <w:t xml:space="preserve"> of </w:t>
      </w:r>
      <w:ins w:author="Alex Seelig" w:id="78" w:date="2024-07-17T19:20:16Z">
        <w:r w:rsidDel="00000000" w:rsidR="00000000" w:rsidRPr="00000000">
          <w:rPr>
            <w:rFonts w:ascii="Arial" w:cs="Arial" w:eastAsia="Arial" w:hAnsi="Arial"/>
            <w:color w:val="000000"/>
            <w:rtl w:val="0"/>
          </w:rPr>
          <w:t xml:space="preserve">5</w:t>
        </w:r>
      </w:ins>
      <w:del w:author="Alex Seelig" w:id="78" w:date="2024-07-17T19:20:16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Medicaid</w:t>
      </w:r>
      <w:r w:rsidDel="00000000" w:rsidR="00000000" w:rsidRPr="00000000">
        <w:rPr>
          <w:rtl w:val="0"/>
        </w:rPr>
      </w:r>
    </w:p>
    <w:p w:rsidR="00000000" w:rsidDel="00000000" w:rsidP="00000000" w:rsidRDefault="00000000" w:rsidRPr="00000000" w14:paraId="000000FB">
      <w:pPr>
        <w:rPr>
          <w:rFonts w:ascii="Arial" w:cs="Arial" w:eastAsia="Arial" w:hAnsi="Arial"/>
          <w:color w:val="000000"/>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color w:val="000000"/>
          <w:rtl w:val="0"/>
        </w:rPr>
        <w:t xml:space="preserve">All users view this page. The user needs to indicate whether they’re eligible for Medicaid. </w:t>
      </w: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drawing>
          <wp:inline distB="0" distT="0" distL="0" distR="0">
            <wp:extent cx="4698365" cy="3351530"/>
            <wp:effectExtent b="12700" l="12700" r="12700" t="12700"/>
            <wp:docPr id="32" name="image26.png"/>
            <a:graphic>
              <a:graphicData uri="http://schemas.openxmlformats.org/drawingml/2006/picture">
                <pic:pic>
                  <pic:nvPicPr>
                    <pic:cNvPr id="0" name="image26.png"/>
                    <pic:cNvPicPr preferRelativeResize="0"/>
                  </pic:nvPicPr>
                  <pic:blipFill>
                    <a:blip r:embed="rId52"/>
                    <a:srcRect b="2423" l="2429" r="2370" t="1971"/>
                    <a:stretch>
                      <a:fillRect/>
                    </a:stretch>
                  </pic:blipFill>
                  <pic:spPr>
                    <a:xfrm>
                      <a:off x="0" y="0"/>
                      <a:ext cx="4698365" cy="335153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111kx3o" w:id="56"/>
    <w:bookmarkEnd w:id="56"/>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206ipza" w:id="57"/>
    <w:bookmarkEnd w:id="57"/>
    <w:bookmarkStart w:colFirst="0" w:colLast="0" w:name="3l18frh" w:id="58"/>
    <w:bookmarkEnd w:id="58"/>
    <w:p w:rsidR="00000000" w:rsidDel="00000000" w:rsidP="00000000" w:rsidRDefault="00000000" w:rsidRPr="00000000" w14:paraId="00000101">
      <w:pPr>
        <w:pStyle w:val="Heading3"/>
        <w:rPr/>
      </w:pPr>
      <w:r w:rsidDel="00000000" w:rsidR="00000000" w:rsidRPr="00000000">
        <w:rPr>
          <w:rFonts w:ascii="Arial" w:cs="Arial" w:eastAsia="Arial" w:hAnsi="Arial"/>
          <w:color w:val="000000"/>
          <w:rtl w:val="0"/>
        </w:rPr>
        <w:t xml:space="preserve">Step </w:t>
      </w:r>
      <w:ins w:author="Alex Seelig" w:id="79" w:date="2024-07-17T19:20:53Z">
        <w:r w:rsidDel="00000000" w:rsidR="00000000" w:rsidRPr="00000000">
          <w:rPr>
            <w:rFonts w:ascii="Arial" w:cs="Arial" w:eastAsia="Arial" w:hAnsi="Arial"/>
            <w:color w:val="000000"/>
            <w:rtl w:val="0"/>
          </w:rPr>
          <w:t xml:space="preserve">4</w:t>
        </w:r>
      </w:ins>
      <w:del w:author="Alex Seelig" w:id="79" w:date="2024-07-17T19:20:53Z">
        <w:r w:rsidDel="00000000" w:rsidR="00000000" w:rsidRPr="00000000">
          <w:rPr>
            <w:rFonts w:ascii="Arial" w:cs="Arial" w:eastAsia="Arial" w:hAnsi="Arial"/>
            <w:color w:val="000000"/>
            <w:rtl w:val="0"/>
          </w:rPr>
          <w:delText xml:space="preserve">3</w:delText>
        </w:r>
      </w:del>
      <w:r w:rsidDel="00000000" w:rsidR="00000000" w:rsidRPr="00000000">
        <w:rPr>
          <w:rFonts w:ascii="Arial" w:cs="Arial" w:eastAsia="Arial" w:hAnsi="Arial"/>
          <w:color w:val="000000"/>
          <w:rtl w:val="0"/>
        </w:rPr>
        <w:t xml:space="preserve"> of </w:t>
      </w:r>
      <w:ins w:author="Alex Seelig" w:id="80" w:date="2024-07-17T19:20:20Z">
        <w:r w:rsidDel="00000000" w:rsidR="00000000" w:rsidRPr="00000000">
          <w:rPr>
            <w:rFonts w:ascii="Arial" w:cs="Arial" w:eastAsia="Arial" w:hAnsi="Arial"/>
            <w:color w:val="000000"/>
            <w:rtl w:val="0"/>
          </w:rPr>
          <w:t xml:space="preserve">5</w:t>
        </w:r>
      </w:ins>
      <w:del w:author="Alex Seelig" w:id="80" w:date="2024-07-17T19:20:20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Medicare</w:t>
      </w:r>
      <w:r w:rsidDel="00000000" w:rsidR="00000000" w:rsidRPr="00000000">
        <w:rPr>
          <w:rtl w:val="0"/>
        </w:rPr>
      </w:r>
    </w:p>
    <w:p w:rsidR="00000000" w:rsidDel="00000000" w:rsidP="00000000" w:rsidRDefault="00000000" w:rsidRPr="00000000" w14:paraId="00000102">
      <w:pPr>
        <w:rPr>
          <w:rFonts w:ascii="Arial" w:cs="Arial" w:eastAsia="Arial" w:hAnsi="Arial"/>
          <w:color w:val="000000"/>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color w:val="000000"/>
          <w:rtl w:val="0"/>
        </w:rPr>
        <w:t xml:space="preserve">If the user is enrolled in Medicare Part A, they must indicate so during this step. Selecting </w:t>
      </w:r>
      <w:r w:rsidDel="00000000" w:rsidR="00000000" w:rsidRPr="00000000">
        <w:rPr>
          <w:rFonts w:ascii="Arial" w:cs="Arial" w:eastAsia="Arial" w:hAnsi="Arial"/>
          <w:b w:val="0"/>
          <w:color w:val="000000"/>
          <w:rtl w:val="0"/>
        </w:rPr>
        <w:t xml:space="preserve">“Yes”</w:t>
      </w:r>
      <w:r w:rsidDel="00000000" w:rsidR="00000000" w:rsidRPr="00000000">
        <w:rPr>
          <w:rFonts w:ascii="Arial" w:cs="Arial" w:eastAsia="Arial" w:hAnsi="Arial"/>
          <w:color w:val="000000"/>
          <w:rtl w:val="0"/>
        </w:rPr>
        <w:t xml:space="preserve"> sends the user to a page where they provide the effective date of their Medicare Part A coverage.</w:t>
      </w:r>
      <w:r w:rsidDel="00000000" w:rsidR="00000000" w:rsidRPr="00000000">
        <w:rPr>
          <w:rtl w:val="0"/>
        </w:rPr>
      </w:r>
    </w:p>
    <w:p w:rsidR="00000000" w:rsidDel="00000000" w:rsidP="00000000" w:rsidRDefault="00000000" w:rsidRPr="00000000" w14:paraId="00000104">
      <w:pPr>
        <w:rPr>
          <w:rFonts w:ascii="Arial" w:cs="Arial" w:eastAsia="Arial" w:hAnsi="Arial"/>
          <w:color w:val="000000"/>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drawing>
          <wp:inline distB="0" distT="0" distL="0" distR="0">
            <wp:extent cx="4692650" cy="3603625"/>
            <wp:effectExtent b="12700" l="12700" r="12700" t="12700"/>
            <wp:docPr id="33" name="image25.png"/>
            <a:graphic>
              <a:graphicData uri="http://schemas.openxmlformats.org/drawingml/2006/picture">
                <pic:pic>
                  <pic:nvPicPr>
                    <pic:cNvPr id="0" name="image25.png"/>
                    <pic:cNvPicPr preferRelativeResize="0"/>
                  </pic:nvPicPr>
                  <pic:blipFill>
                    <a:blip r:embed="rId53"/>
                    <a:srcRect b="2690" l="1438" r="4385" t="2519"/>
                    <a:stretch>
                      <a:fillRect/>
                    </a:stretch>
                  </pic:blipFill>
                  <pic:spPr>
                    <a:xfrm>
                      <a:off x="0" y="0"/>
                      <a:ext cx="4692650" cy="360362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2zbgiuw" w:id="59"/>
    <w:bookmarkEnd w:id="59"/>
    <w:p w:rsidR="00000000" w:rsidDel="00000000" w:rsidP="00000000" w:rsidRDefault="00000000" w:rsidRPr="00000000" w14:paraId="00000106">
      <w:pPr>
        <w:pStyle w:val="Heading3"/>
        <w:rPr/>
      </w:pPr>
      <w:bookmarkStart w:colFirst="0" w:colLast="0" w:name="_4k668n3" w:id="60"/>
      <w:bookmarkEnd w:id="60"/>
      <w:r w:rsidDel="00000000" w:rsidR="00000000" w:rsidRPr="00000000">
        <w:rPr>
          <w:rtl w:val="0"/>
        </w:rPr>
      </w:r>
    </w:p>
    <w:p w:rsidR="00000000" w:rsidDel="00000000" w:rsidP="00000000" w:rsidRDefault="00000000" w:rsidRPr="00000000" w14:paraId="00000107">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3ygebqi" w:id="61"/>
    <w:bookmarkEnd w:id="61"/>
    <w:bookmarkStart w:colFirst="0" w:colLast="0" w:name="1egqt2p" w:id="62"/>
    <w:bookmarkEnd w:id="62"/>
    <w:p w:rsidR="00000000" w:rsidDel="00000000" w:rsidP="00000000" w:rsidRDefault="00000000" w:rsidRPr="00000000" w14:paraId="00000108">
      <w:pPr>
        <w:pStyle w:val="Heading3"/>
        <w:rPr/>
      </w:pPr>
      <w:r w:rsidDel="00000000" w:rsidR="00000000" w:rsidRPr="00000000">
        <w:rPr>
          <w:rFonts w:ascii="Arial" w:cs="Arial" w:eastAsia="Arial" w:hAnsi="Arial"/>
          <w:color w:val="000000"/>
          <w:rtl w:val="0"/>
        </w:rPr>
        <w:t xml:space="preserve">Step </w:t>
      </w:r>
      <w:ins w:author="Alex Seelig" w:id="81" w:date="2024-07-17T19:20:48Z">
        <w:r w:rsidDel="00000000" w:rsidR="00000000" w:rsidRPr="00000000">
          <w:rPr>
            <w:rFonts w:ascii="Arial" w:cs="Arial" w:eastAsia="Arial" w:hAnsi="Arial"/>
            <w:color w:val="000000"/>
            <w:rtl w:val="0"/>
          </w:rPr>
          <w:t xml:space="preserve">4</w:t>
        </w:r>
      </w:ins>
      <w:del w:author="Alex Seelig" w:id="81" w:date="2024-07-17T19:20:48Z">
        <w:r w:rsidDel="00000000" w:rsidR="00000000" w:rsidRPr="00000000">
          <w:rPr>
            <w:rFonts w:ascii="Arial" w:cs="Arial" w:eastAsia="Arial" w:hAnsi="Arial"/>
            <w:color w:val="000000"/>
            <w:rtl w:val="0"/>
          </w:rPr>
          <w:delText xml:space="preserve">3</w:delText>
        </w:r>
      </w:del>
      <w:r w:rsidDel="00000000" w:rsidR="00000000" w:rsidRPr="00000000">
        <w:rPr>
          <w:rFonts w:ascii="Arial" w:cs="Arial" w:eastAsia="Arial" w:hAnsi="Arial"/>
          <w:color w:val="000000"/>
          <w:rtl w:val="0"/>
        </w:rPr>
        <w:t xml:space="preserve"> of </w:t>
      </w:r>
      <w:ins w:author="Alex Seelig" w:id="82" w:date="2024-07-17T19:20:25Z">
        <w:r w:rsidDel="00000000" w:rsidR="00000000" w:rsidRPr="00000000">
          <w:rPr>
            <w:rFonts w:ascii="Arial" w:cs="Arial" w:eastAsia="Arial" w:hAnsi="Arial"/>
            <w:color w:val="000000"/>
            <w:rtl w:val="0"/>
          </w:rPr>
          <w:t xml:space="preserve">5</w:t>
        </w:r>
      </w:ins>
      <w:del w:author="Alex Seelig" w:id="82" w:date="2024-07-17T19:20:25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Medicare Detail</w:t>
      </w:r>
      <w:r w:rsidDel="00000000" w:rsidR="00000000" w:rsidRPr="00000000">
        <w:rPr>
          <w:rtl w:val="0"/>
        </w:rPr>
      </w:r>
    </w:p>
    <w:p w:rsidR="00000000" w:rsidDel="00000000" w:rsidP="00000000" w:rsidRDefault="00000000" w:rsidRPr="00000000" w14:paraId="00000109">
      <w:pPr>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rPr>
          <w:rFonts w:ascii="Arial" w:cs="Arial" w:eastAsia="Arial" w:hAnsi="Arial"/>
        </w:rPr>
      </w:pPr>
      <w:bookmarkStart w:colFirst="0" w:colLast="0" w:name="_2dlolyb" w:id="64"/>
      <w:bookmarkEnd w:id="64"/>
      <w:r w:rsidDel="00000000" w:rsidR="00000000" w:rsidRPr="00000000">
        <w:rPr>
          <w:rFonts w:ascii="Arial" w:cs="Arial" w:eastAsia="Arial" w:hAnsi="Arial"/>
          <w:color w:val="000000"/>
          <w:rtl w:val="0"/>
        </w:rPr>
        <w:t xml:space="preserve">The user is required to disclose the effective date of their Medicare Part A and Medicare claim number.</w:t>
        <w:br w:type="textWrapping"/>
        <w:br w:type="textWrapping"/>
      </w:r>
      <w:r w:rsidDel="00000000" w:rsidR="00000000" w:rsidRPr="00000000">
        <w:rPr/>
        <w:drawing>
          <wp:inline distB="0" distT="0" distL="0" distR="0">
            <wp:extent cx="4692650" cy="4422775"/>
            <wp:effectExtent b="12700" l="12700" r="12700" t="12700"/>
            <wp:docPr id="6" name="image6.png"/>
            <a:graphic>
              <a:graphicData uri="http://schemas.openxmlformats.org/drawingml/2006/picture">
                <pic:pic>
                  <pic:nvPicPr>
                    <pic:cNvPr id="0" name="image6.png"/>
                    <pic:cNvPicPr preferRelativeResize="0"/>
                  </pic:nvPicPr>
                  <pic:blipFill>
                    <a:blip r:embed="rId54"/>
                    <a:srcRect b="1018" l="1926" r="3713" t="2043"/>
                    <a:stretch>
                      <a:fillRect/>
                    </a:stretch>
                  </pic:blipFill>
                  <pic:spPr>
                    <a:xfrm>
                      <a:off x="0" y="0"/>
                      <a:ext cx="4692650" cy="4422775"/>
                    </a:xfrm>
                    <a:prstGeom prst="rect"/>
                    <a:ln w="12700">
                      <a:solidFill>
                        <a:srgbClr val="000000"/>
                      </a:solidFill>
                      <a:prstDash val="solid"/>
                    </a:ln>
                  </pic:spPr>
                </pic:pic>
              </a:graphicData>
            </a:graphic>
          </wp:inline>
        </w:drawing>
      </w:r>
      <w:bookmarkStart w:colFirst="0" w:colLast="0" w:name="sqyw64" w:id="63"/>
      <w:bookmarkEnd w:id="63"/>
      <w:r w:rsidDel="00000000" w:rsidR="00000000" w:rsidRPr="00000000">
        <w:br w:type="page"/>
      </w:r>
      <w:r w:rsidDel="00000000" w:rsidR="00000000" w:rsidRPr="00000000">
        <w:rPr>
          <w:rtl w:val="0"/>
        </w:rPr>
      </w:r>
    </w:p>
    <w:bookmarkStart w:colFirst="0" w:colLast="0" w:name="3cqmetx" w:id="65"/>
    <w:bookmarkEnd w:id="65"/>
    <w:p w:rsidR="00000000" w:rsidDel="00000000" w:rsidP="00000000" w:rsidRDefault="00000000" w:rsidRPr="00000000" w14:paraId="0000010B">
      <w:pPr>
        <w:pStyle w:val="Heading3"/>
        <w:rPr>
          <w:rFonts w:ascii="Arial" w:cs="Arial" w:eastAsia="Arial" w:hAnsi="Arial"/>
        </w:rPr>
      </w:pPr>
      <w:r w:rsidDel="00000000" w:rsidR="00000000" w:rsidRPr="00000000">
        <w:rPr>
          <w:rFonts w:ascii="Arial" w:cs="Arial" w:eastAsia="Arial" w:hAnsi="Arial"/>
          <w:color w:val="000000"/>
          <w:rtl w:val="0"/>
        </w:rPr>
        <w:t xml:space="preserve">Step </w:t>
      </w:r>
      <w:ins w:author="Alex Seelig" w:id="83" w:date="2024-07-17T19:21:55Z">
        <w:r w:rsidDel="00000000" w:rsidR="00000000" w:rsidRPr="00000000">
          <w:rPr>
            <w:rFonts w:ascii="Arial" w:cs="Arial" w:eastAsia="Arial" w:hAnsi="Arial"/>
            <w:color w:val="000000"/>
            <w:rtl w:val="0"/>
          </w:rPr>
          <w:t xml:space="preserve">4</w:t>
        </w:r>
      </w:ins>
      <w:del w:author="Alex Seelig" w:id="83" w:date="2024-07-17T19:21:55Z">
        <w:r w:rsidDel="00000000" w:rsidR="00000000" w:rsidRPr="00000000">
          <w:rPr>
            <w:rFonts w:ascii="Arial" w:cs="Arial" w:eastAsia="Arial" w:hAnsi="Arial"/>
            <w:color w:val="000000"/>
            <w:rtl w:val="0"/>
          </w:rPr>
          <w:delText xml:space="preserve">3</w:delText>
        </w:r>
      </w:del>
      <w:r w:rsidDel="00000000" w:rsidR="00000000" w:rsidRPr="00000000">
        <w:rPr>
          <w:rFonts w:ascii="Arial" w:cs="Arial" w:eastAsia="Arial" w:hAnsi="Arial"/>
          <w:color w:val="000000"/>
          <w:rtl w:val="0"/>
        </w:rPr>
        <w:t xml:space="preserve"> of </w:t>
      </w:r>
      <w:ins w:author="Alex Seelig" w:id="84" w:date="2024-07-17T19:20:29Z">
        <w:r w:rsidDel="00000000" w:rsidR="00000000" w:rsidRPr="00000000">
          <w:rPr>
            <w:rFonts w:ascii="Arial" w:cs="Arial" w:eastAsia="Arial" w:hAnsi="Arial"/>
            <w:color w:val="000000"/>
            <w:rtl w:val="0"/>
          </w:rPr>
          <w:t xml:space="preserve">5</w:t>
        </w:r>
      </w:ins>
      <w:del w:author="Alex Seelig" w:id="84" w:date="2024-07-17T19:20:29Z">
        <w:r w:rsidDel="00000000" w:rsidR="00000000" w:rsidRPr="00000000">
          <w:rPr>
            <w:rFonts w:ascii="Arial" w:cs="Arial" w:eastAsia="Arial" w:hAnsi="Arial"/>
            <w:color w:val="000000"/>
            <w:rtl w:val="0"/>
          </w:rPr>
          <w:delText xml:space="preserve">4</w:delText>
        </w:r>
      </w:del>
      <w:r w:rsidDel="00000000" w:rsidR="00000000" w:rsidRPr="00000000">
        <w:rPr>
          <w:rFonts w:ascii="Arial" w:cs="Arial" w:eastAsia="Arial" w:hAnsi="Arial"/>
          <w:color w:val="000000"/>
          <w:rtl w:val="0"/>
        </w:rPr>
        <w:t xml:space="preserve">: Other Coverage</w:t>
      </w:r>
      <w:r w:rsidDel="00000000" w:rsidR="00000000" w:rsidRPr="00000000">
        <w:rPr>
          <w:rtl w:val="0"/>
        </w:rPr>
      </w:r>
    </w:p>
    <w:p w:rsidR="00000000" w:rsidDel="00000000" w:rsidP="00000000" w:rsidRDefault="00000000" w:rsidRPr="00000000" w14:paraId="0000010C">
      <w:pPr>
        <w:rPr>
          <w:rFonts w:ascii="Arial" w:cs="Arial" w:eastAsia="Arial" w:hAnsi="Arial"/>
          <w:color w:val="000000"/>
        </w:rPr>
      </w:pPr>
      <w:r w:rsidDel="00000000" w:rsidR="00000000" w:rsidRPr="00000000">
        <w:rPr>
          <w:rtl w:val="0"/>
        </w:rPr>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color w:val="000000"/>
          <w:rtl w:val="0"/>
        </w:rPr>
        <w:t xml:space="preserve">The user needs to indicate whether they have any additional health insurance coverage. If they do, the</w:t>
      </w:r>
      <w:r w:rsidDel="00000000" w:rsidR="00000000" w:rsidRPr="00000000">
        <w:rPr>
          <w:rFonts w:ascii="Arial" w:cs="Arial" w:eastAsia="Arial" w:hAnsi="Arial"/>
          <w:rtl w:val="0"/>
        </w:rPr>
        <w:t xml:space="preserve"> user must select “Continue” to proceed to the next page and </w:t>
      </w:r>
      <w:r w:rsidDel="00000000" w:rsidR="00000000" w:rsidRPr="00000000">
        <w:rPr>
          <w:rFonts w:ascii="Arial" w:cs="Arial" w:eastAsia="Arial" w:hAnsi="Arial"/>
          <w:color w:val="000000"/>
          <w:rtl w:val="0"/>
        </w:rPr>
        <w:t xml:space="preserve">input that information.</w:t>
      </w:r>
      <w:r w:rsidDel="00000000" w:rsidR="00000000" w:rsidRPr="00000000">
        <w:rPr>
          <w:rtl w:val="0"/>
        </w:rPr>
      </w:r>
    </w:p>
    <w:p w:rsidR="00000000" w:rsidDel="00000000" w:rsidP="00000000" w:rsidRDefault="00000000" w:rsidRPr="00000000" w14:paraId="0000010E">
      <w:pPr>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drawing>
          <wp:inline distB="0" distT="0" distL="0" distR="0">
            <wp:extent cx="4704715" cy="6434455"/>
            <wp:effectExtent b="12700" l="12700" r="12700" t="12700"/>
            <wp:docPr id="7" name="image9.png"/>
            <a:graphic>
              <a:graphicData uri="http://schemas.openxmlformats.org/drawingml/2006/picture">
                <pic:pic>
                  <pic:nvPicPr>
                    <pic:cNvPr id="0" name="image9.png"/>
                    <pic:cNvPicPr preferRelativeResize="0"/>
                  </pic:nvPicPr>
                  <pic:blipFill>
                    <a:blip r:embed="rId55"/>
                    <a:srcRect b="1403" l="1218" r="2883" t="1402"/>
                    <a:stretch>
                      <a:fillRect/>
                    </a:stretch>
                  </pic:blipFill>
                  <pic:spPr>
                    <a:xfrm>
                      <a:off x="0" y="0"/>
                      <a:ext cx="4704715" cy="643445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spacing w:after="0" w:before="0" w:lineRule="auto"/>
        <w:rPr>
          <w:rFonts w:ascii="Arial" w:cs="Arial" w:eastAsia="Arial" w:hAnsi="Arial"/>
        </w:rPr>
      </w:pPr>
      <w:r w:rsidDel="00000000" w:rsidR="00000000" w:rsidRPr="00000000">
        <w:rPr/>
        <w:drawing>
          <wp:inline distB="0" distT="0" distL="0" distR="0">
            <wp:extent cx="4049395" cy="7861935"/>
            <wp:effectExtent b="12700" l="12700" r="12700" t="12700"/>
            <wp:docPr id="8" name="image14.png"/>
            <a:graphic>
              <a:graphicData uri="http://schemas.openxmlformats.org/drawingml/2006/picture">
                <pic:pic>
                  <pic:nvPicPr>
                    <pic:cNvPr id="0" name="image14.png"/>
                    <pic:cNvPicPr preferRelativeResize="0"/>
                  </pic:nvPicPr>
                  <pic:blipFill>
                    <a:blip r:embed="rId56"/>
                    <a:srcRect b="3442" l="3053" r="3652" t="1391"/>
                    <a:stretch>
                      <a:fillRect/>
                    </a:stretch>
                  </pic:blipFill>
                  <pic:spPr>
                    <a:xfrm>
                      <a:off x="0" y="0"/>
                      <a:ext cx="4049395" cy="78619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Once the user has entered at least one insurance policy, they will see their insurance policy listed and be able to edit or remove the information. They will have the option to enter more than one insurance policy.</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drawing>
          <wp:inline distB="0" distT="0" distL="0" distR="0">
            <wp:extent cx="4716780" cy="5568950"/>
            <wp:effectExtent b="12700" l="12700" r="12700" t="12700"/>
            <wp:docPr id="9" name="image13.png"/>
            <a:graphic>
              <a:graphicData uri="http://schemas.openxmlformats.org/drawingml/2006/picture">
                <pic:pic>
                  <pic:nvPicPr>
                    <pic:cNvPr id="0" name="image13.png"/>
                    <pic:cNvPicPr preferRelativeResize="0"/>
                  </pic:nvPicPr>
                  <pic:blipFill>
                    <a:blip r:embed="rId57"/>
                    <a:srcRect b="961" l="2202" r="1657" t="1283"/>
                    <a:stretch>
                      <a:fillRect/>
                    </a:stretch>
                  </pic:blipFill>
                  <pic:spPr>
                    <a:xfrm>
                      <a:off x="0" y="0"/>
                      <a:ext cx="4716780" cy="5568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tl w:val="0"/>
        </w:rPr>
      </w:r>
    </w:p>
    <w:bookmarkStart w:colFirst="0" w:colLast="0" w:name="1rvwp1q" w:id="66"/>
    <w:bookmarkEnd w:id="66"/>
    <w:p w:rsidR="00000000" w:rsidDel="00000000" w:rsidP="00000000" w:rsidRDefault="00000000" w:rsidRPr="00000000" w14:paraId="00000115">
      <w:pPr>
        <w:pStyle w:val="Heading2"/>
        <w:rPr>
          <w:rFonts w:ascii="Arial" w:cs="Arial" w:eastAsia="Arial" w:hAnsi="Arial"/>
        </w:rPr>
      </w:pPr>
      <w:r w:rsidDel="00000000" w:rsidR="00000000" w:rsidRPr="00000000">
        <w:rPr>
          <w:b w:val="0"/>
          <w:color w:val="000000"/>
          <w:sz w:val="28"/>
          <w:szCs w:val="28"/>
          <w:rtl w:val="0"/>
        </w:rPr>
        <w:t xml:space="preserve">Step </w:t>
      </w:r>
      <w:ins w:author="Alex Seelig" w:id="85" w:date="2024-07-17T19:20:39Z">
        <w:r w:rsidDel="00000000" w:rsidR="00000000" w:rsidRPr="00000000">
          <w:rPr>
            <w:b w:val="0"/>
            <w:color w:val="000000"/>
            <w:sz w:val="28"/>
            <w:szCs w:val="28"/>
            <w:rtl w:val="0"/>
          </w:rPr>
          <w:t xml:space="preserve">5</w:t>
        </w:r>
      </w:ins>
      <w:del w:author="Alex Seelig" w:id="85" w:date="2024-07-17T19:20:39Z">
        <w:r w:rsidDel="00000000" w:rsidR="00000000" w:rsidRPr="00000000">
          <w:rPr>
            <w:b w:val="0"/>
            <w:color w:val="000000"/>
            <w:sz w:val="28"/>
            <w:szCs w:val="28"/>
            <w:rtl w:val="0"/>
          </w:rPr>
          <w:delText xml:space="preserve">4</w:delText>
        </w:r>
      </w:del>
      <w:r w:rsidDel="00000000" w:rsidR="00000000" w:rsidRPr="00000000">
        <w:rPr>
          <w:b w:val="0"/>
          <w:color w:val="000000"/>
          <w:sz w:val="28"/>
          <w:szCs w:val="28"/>
          <w:rtl w:val="0"/>
        </w:rPr>
        <w:t xml:space="preserve"> of </w:t>
      </w:r>
      <w:ins w:author="Alex Seelig" w:id="86" w:date="2024-07-17T19:20:41Z">
        <w:r w:rsidDel="00000000" w:rsidR="00000000" w:rsidRPr="00000000">
          <w:rPr>
            <w:b w:val="0"/>
            <w:color w:val="000000"/>
            <w:sz w:val="28"/>
            <w:szCs w:val="28"/>
            <w:rtl w:val="0"/>
          </w:rPr>
          <w:t xml:space="preserve">5</w:t>
        </w:r>
      </w:ins>
      <w:del w:author="Alex Seelig" w:id="86" w:date="2024-07-17T19:20:41Z">
        <w:r w:rsidDel="00000000" w:rsidR="00000000" w:rsidRPr="00000000">
          <w:rPr>
            <w:b w:val="0"/>
            <w:color w:val="000000"/>
            <w:sz w:val="28"/>
            <w:szCs w:val="28"/>
            <w:rtl w:val="0"/>
          </w:rPr>
          <w:delText xml:space="preserve">4</w:delText>
        </w:r>
      </w:del>
      <w:r w:rsidDel="00000000" w:rsidR="00000000" w:rsidRPr="00000000">
        <w:rPr>
          <w:b w:val="0"/>
          <w:color w:val="000000"/>
          <w:sz w:val="28"/>
          <w:szCs w:val="28"/>
          <w:rtl w:val="0"/>
        </w:rPr>
        <w:t xml:space="preserve">: Review</w:t>
      </w: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color w:val="000000"/>
          <w:rtl w:val="0"/>
        </w:rPr>
        <w:br w:type="textWrapping"/>
        <w:t xml:space="preserve">Once the Veteran has completed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they see the Review step where they can open each section and see what information they entered.</w:t>
      </w:r>
      <w:r w:rsidDel="00000000" w:rsidR="00000000" w:rsidRPr="00000000">
        <w:rPr>
          <w:rtl w:val="0"/>
        </w:rPr>
      </w:r>
    </w:p>
    <w:p w:rsidR="00000000" w:rsidDel="00000000" w:rsidP="00000000" w:rsidRDefault="00000000" w:rsidRPr="00000000" w14:paraId="00000117">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18">
      <w:pPr>
        <w:spacing w:after="0" w:before="0" w:lineRule="auto"/>
        <w:rPr>
          <w:rFonts w:ascii="Arial" w:cs="Arial" w:eastAsia="Arial" w:hAnsi="Arial"/>
        </w:rPr>
      </w:pPr>
      <w:r w:rsidDel="00000000" w:rsidR="00000000" w:rsidRPr="00000000">
        <w:rPr/>
        <w:drawing>
          <wp:inline distB="0" distT="0" distL="0" distR="0">
            <wp:extent cx="4632960" cy="7828280"/>
            <wp:effectExtent b="12700" l="12700" r="12700" t="12700"/>
            <wp:docPr id="10" name="image8.png"/>
            <a:graphic>
              <a:graphicData uri="http://schemas.openxmlformats.org/drawingml/2006/picture">
                <pic:pic>
                  <pic:nvPicPr>
                    <pic:cNvPr id="0" name="image8.png"/>
                    <pic:cNvPicPr preferRelativeResize="0"/>
                  </pic:nvPicPr>
                  <pic:blipFill>
                    <a:blip r:embed="rId58"/>
                    <a:srcRect b="1852" l="3454" r="4372" t="1008"/>
                    <a:stretch>
                      <a:fillRect/>
                    </a:stretch>
                  </pic:blipFill>
                  <pic:spPr>
                    <a:xfrm>
                      <a:off x="0" y="0"/>
                      <a:ext cx="4632960" cy="78282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color w:val="000000"/>
          <w:rtl w:val="0"/>
        </w:rPr>
        <w:t xml:space="preserve">If they want to change the information shown, they can select the “Edit”</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button and make changes to that information.</w:t>
      </w:r>
      <w:r w:rsidDel="00000000" w:rsidR="00000000" w:rsidRPr="00000000">
        <w:rPr>
          <w:rtl w:val="0"/>
        </w:rPr>
      </w:r>
    </w:p>
    <w:p w:rsidR="00000000" w:rsidDel="00000000" w:rsidP="00000000" w:rsidRDefault="00000000" w:rsidRPr="00000000" w14:paraId="0000011A">
      <w:pPr>
        <w:rPr>
          <w:rFonts w:ascii="Arial" w:cs="Arial" w:eastAsia="Arial" w:hAnsi="Arial"/>
          <w:color w:val="000000"/>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drawing>
          <wp:inline distB="0" distT="0" distL="0" distR="0">
            <wp:extent cx="5114925" cy="5284470"/>
            <wp:effectExtent b="12700" l="12700" r="12700" t="12700"/>
            <wp:docPr id="11" name="image15.png"/>
            <a:graphic>
              <a:graphicData uri="http://schemas.openxmlformats.org/drawingml/2006/picture">
                <pic:pic>
                  <pic:nvPicPr>
                    <pic:cNvPr id="0" name="image15.png"/>
                    <pic:cNvPicPr preferRelativeResize="0"/>
                  </pic:nvPicPr>
                  <pic:blipFill>
                    <a:blip r:embed="rId59"/>
                    <a:srcRect b="2283" l="2231" r="2579" t="2737"/>
                    <a:stretch>
                      <a:fillRect/>
                    </a:stretch>
                  </pic:blipFill>
                  <pic:spPr>
                    <a:xfrm>
                      <a:off x="0" y="0"/>
                      <a:ext cx="5114925" cy="52844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rPr>
          <w:rFonts w:ascii="Arial" w:cs="Arial" w:eastAsia="Arial" w:hAnsi="Arial"/>
          <w:color w:val="000000"/>
        </w:rPr>
      </w:pP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color w:val="000000"/>
          <w:rtl w:val="0"/>
        </w:rPr>
        <w:t xml:space="preserve">Once the user presses the “Edit” button, they can update their information if needed. They’ll need to make sure to press the “Update Page” button to save the changed information.</w:t>
      </w:r>
      <w:r w:rsidDel="00000000" w:rsidR="00000000" w:rsidRPr="00000000">
        <w:rPr>
          <w:rtl w:val="0"/>
        </w:rPr>
      </w:r>
    </w:p>
    <w:p w:rsidR="00000000" w:rsidDel="00000000" w:rsidP="00000000" w:rsidRDefault="00000000" w:rsidRPr="00000000" w14:paraId="0000011E">
      <w:pPr>
        <w:rPr>
          <w:rFonts w:ascii="Arial" w:cs="Arial" w:eastAsia="Arial" w:hAnsi="Arial"/>
        </w:rPr>
      </w:pPr>
      <w:r w:rsidDel="00000000" w:rsidR="00000000" w:rsidRPr="00000000">
        <w:rPr/>
        <w:drawing>
          <wp:inline distB="0" distT="0" distL="0" distR="0">
            <wp:extent cx="4948555" cy="3584575"/>
            <wp:effectExtent b="12700" l="12700" r="12700" t="12700"/>
            <wp:docPr id="12" name="image4.png"/>
            <a:graphic>
              <a:graphicData uri="http://schemas.openxmlformats.org/drawingml/2006/picture">
                <pic:pic>
                  <pic:nvPicPr>
                    <pic:cNvPr id="0" name="image4.png"/>
                    <pic:cNvPicPr preferRelativeResize="0"/>
                  </pic:nvPicPr>
                  <pic:blipFill>
                    <a:blip r:embed="rId60"/>
                    <a:srcRect b="2033" l="3704" r="3550" t="5979"/>
                    <a:stretch>
                      <a:fillRect/>
                    </a:stretch>
                  </pic:blipFill>
                  <pic:spPr>
                    <a:xfrm>
                      <a:off x="0" y="0"/>
                      <a:ext cx="4948555" cy="3584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color w:val="000000"/>
          <w:rtl w:val="0"/>
        </w:rPr>
        <w:t xml:space="preserve">If any changes made remove required information or trigger additional questions,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will draw the user’s attention to where updates are needed.</w:t>
        <w:br w:type="textWrapping"/>
      </w: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drawing>
          <wp:inline distB="0" distT="0" distL="0" distR="0">
            <wp:extent cx="4329430" cy="3437890"/>
            <wp:effectExtent b="12700" l="12700" r="12700" t="12700"/>
            <wp:docPr id="13" name="image7.png"/>
            <a:graphic>
              <a:graphicData uri="http://schemas.openxmlformats.org/drawingml/2006/picture">
                <pic:pic>
                  <pic:nvPicPr>
                    <pic:cNvPr id="0" name="image7.png"/>
                    <pic:cNvPicPr preferRelativeResize="0"/>
                  </pic:nvPicPr>
                  <pic:blipFill>
                    <a:blip r:embed="rId61"/>
                    <a:srcRect b="8045" l="1829" r="3793" t="1576"/>
                    <a:stretch>
                      <a:fillRect/>
                    </a:stretch>
                  </pic:blipFill>
                  <pic:spPr>
                    <a:xfrm>
                      <a:off x="0" y="0"/>
                      <a:ext cx="4329430" cy="34378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color w:val="000000"/>
          <w:rtl w:val="0"/>
        </w:rPr>
        <w:br w:type="textWrapping"/>
        <w:t xml:space="preserve">Once the user has reviewed the information and is ready to submit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they must select the check box indicating they agree to the statements listed, that the information is accurate and that they have read and accepted the privacy policy. The privacy policy is accessible via a provided link that leads to a new tab; their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won’t be interrupted.</w:t>
      </w:r>
      <w:r w:rsidDel="00000000" w:rsidR="00000000" w:rsidRPr="00000000">
        <w:rPr>
          <w:rtl w:val="0"/>
        </w:rPr>
      </w:r>
    </w:p>
    <w:p w:rsidR="00000000" w:rsidDel="00000000" w:rsidP="00000000" w:rsidRDefault="00000000" w:rsidRPr="00000000" w14:paraId="00000123">
      <w:pPr>
        <w:rPr>
          <w:rFonts w:ascii="Arial" w:cs="Arial" w:eastAsia="Arial" w:hAnsi="Arial"/>
          <w:color w:val="000000"/>
        </w:rPr>
      </w:pPr>
      <w:r w:rsidDel="00000000" w:rsidR="00000000" w:rsidRPr="00000000">
        <w:rPr>
          <w:rtl w:val="0"/>
        </w:rPr>
      </w:r>
    </w:p>
    <w:p w:rsidR="00000000" w:rsidDel="00000000" w:rsidP="00000000" w:rsidRDefault="00000000" w:rsidRPr="00000000" w14:paraId="00000124">
      <w:pPr>
        <w:rPr>
          <w:rFonts w:ascii="Arial" w:cs="Arial" w:eastAsia="Arial" w:hAnsi="Arial"/>
        </w:rPr>
      </w:pPr>
      <w:r w:rsidDel="00000000" w:rsidR="00000000" w:rsidRPr="00000000">
        <w:rPr/>
        <w:drawing>
          <wp:inline distB="0" distT="0" distL="0" distR="0">
            <wp:extent cx="5228590" cy="5824220"/>
            <wp:effectExtent b="12700" l="12700" r="12700" t="12700"/>
            <wp:docPr id="14" name="image12.png"/>
            <a:graphic>
              <a:graphicData uri="http://schemas.openxmlformats.org/drawingml/2006/picture">
                <pic:pic>
                  <pic:nvPicPr>
                    <pic:cNvPr id="0" name="image12.png"/>
                    <pic:cNvPicPr preferRelativeResize="0"/>
                  </pic:nvPicPr>
                  <pic:blipFill>
                    <a:blip r:embed="rId62"/>
                    <a:srcRect b="2629" l="2483" r="3383" t="2441"/>
                    <a:stretch>
                      <a:fillRect/>
                    </a:stretch>
                  </pic:blipFill>
                  <pic:spPr>
                    <a:xfrm>
                      <a:off x="0" y="0"/>
                      <a:ext cx="5228590" cy="5824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Fonts w:ascii="Arial" w:cs="Arial" w:eastAsia="Arial" w:hAnsi="Arial"/>
          <w:color w:val="000000"/>
          <w:rtl w:val="0"/>
        </w:rPr>
        <w:t xml:space="preserve">After form submission, the user sees the following information:</w:t>
      </w:r>
      <w:r w:rsidDel="00000000" w:rsidR="00000000" w:rsidRPr="00000000">
        <w:rPr>
          <w:rtl w:val="0"/>
        </w:rPr>
      </w:r>
    </w:p>
    <w:p w:rsidR="00000000" w:rsidDel="00000000" w:rsidP="00000000" w:rsidRDefault="00000000" w:rsidRPr="00000000" w14:paraId="00000127">
      <w:pPr>
        <w:rPr>
          <w:rFonts w:ascii="Arial" w:cs="Arial" w:eastAsia="Arial" w:hAnsi="Arial"/>
          <w:color w:val="000000"/>
        </w:rPr>
      </w:pP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drawing>
          <wp:inline distB="0" distT="0" distL="0" distR="0">
            <wp:extent cx="3919220" cy="7717790"/>
            <wp:effectExtent b="12700" l="12700" r="12700" t="12700"/>
            <wp:docPr id="15" name="image2.png"/>
            <a:graphic>
              <a:graphicData uri="http://schemas.openxmlformats.org/drawingml/2006/picture">
                <pic:pic>
                  <pic:nvPicPr>
                    <pic:cNvPr id="0" name="image2.png"/>
                    <pic:cNvPicPr preferRelativeResize="0"/>
                  </pic:nvPicPr>
                  <pic:blipFill>
                    <a:blip r:embed="rId63"/>
                    <a:srcRect b="2520" l="2965" r="16203" t="2153"/>
                    <a:stretch>
                      <a:fillRect/>
                    </a:stretch>
                  </pic:blipFill>
                  <pic:spPr>
                    <a:xfrm>
                      <a:off x="0" y="0"/>
                      <a:ext cx="3919220" cy="771779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rPr/>
      </w:pPr>
      <w:r w:rsidDel="00000000" w:rsidR="00000000" w:rsidRPr="00000000">
        <w:rPr>
          <w:rFonts w:ascii="Arial" w:cs="Arial" w:eastAsia="Arial" w:hAnsi="Arial"/>
          <w:b w:val="0"/>
          <w:color w:val="000000"/>
          <w:sz w:val="28"/>
          <w:szCs w:val="28"/>
          <w:rtl w:val="0"/>
        </w:rPr>
        <w:t xml:space="preserve">Health Benefits Update Form Troubleshooting</w:t>
      </w:r>
      <w:bookmarkStart w:colFirst="0" w:colLast="0" w:name="4bvk7pj" w:id="67"/>
      <w:bookmarkEnd w:id="67"/>
      <w:r w:rsidDel="00000000" w:rsidR="00000000" w:rsidRPr="00000000">
        <w:rPr>
          <w:rtl w:val="0"/>
        </w:rPr>
      </w:r>
    </w:p>
    <w:p w:rsidR="00000000" w:rsidDel="00000000" w:rsidP="00000000" w:rsidRDefault="00000000" w:rsidRPr="00000000" w14:paraId="0000012A">
      <w:pPr>
        <w:pStyle w:val="Heading2"/>
        <w:rPr>
          <w:rFonts w:ascii="Arial" w:cs="Arial" w:eastAsia="Arial" w:hAnsi="Arial"/>
        </w:rPr>
      </w:pPr>
      <w:bookmarkStart w:colFirst="0" w:colLast="0" w:name="_2r0uhxc" w:id="69"/>
      <w:bookmarkEnd w:id="69"/>
      <w:r w:rsidDel="00000000" w:rsidR="00000000" w:rsidRPr="00000000">
        <w:rPr>
          <w:b w:val="0"/>
          <w:color w:val="000000"/>
          <w:sz w:val="24"/>
          <w:szCs w:val="24"/>
          <w:rtl w:val="0"/>
        </w:rPr>
        <w:br w:type="textWrapping"/>
      </w:r>
      <w:bookmarkStart w:colFirst="0" w:colLast="0" w:name="1664s55" w:id="68"/>
      <w:bookmarkEnd w:id="68"/>
      <w:r w:rsidDel="00000000" w:rsidR="00000000" w:rsidRPr="00000000">
        <w:rPr>
          <w:b w:val="0"/>
          <w:color w:val="000000"/>
          <w:sz w:val="24"/>
          <w:szCs w:val="24"/>
          <w:rtl w:val="0"/>
        </w:rPr>
        <w:t xml:space="preserve">Questions About the Content of the F</w:t>
      </w:r>
      <w:r w:rsidDel="00000000" w:rsidR="00000000" w:rsidRPr="00000000">
        <w:rPr>
          <w:color w:val="000000"/>
          <w:sz w:val="24"/>
          <w:szCs w:val="24"/>
          <w:rtl w:val="0"/>
        </w:rPr>
        <w:t xml:space="preserve">orm</w:t>
      </w:r>
      <w:r w:rsidDel="00000000" w:rsidR="00000000" w:rsidRPr="00000000">
        <w:rPr>
          <w:rtl w:val="0"/>
        </w:rPr>
      </w:r>
    </w:p>
    <w:p w:rsidR="00000000" w:rsidDel="00000000" w:rsidP="00000000" w:rsidRDefault="00000000" w:rsidRPr="00000000" w14:paraId="0000012B">
      <w:pPr>
        <w:rPr>
          <w:rFonts w:ascii="Arial" w:cs="Arial" w:eastAsia="Arial" w:hAnsi="Arial"/>
          <w:color w:val="000000"/>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color w:val="000000"/>
          <w:rtl w:val="0"/>
        </w:rPr>
        <w:t xml:space="preserve">Many Veterans will have specific questions about the content of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because they don’t understand what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is asking or why it needs that information. These are non-technical issues of which the Health Enrollment Center (HEC) should be made aware. Before transferring the Veteran to this call center, make sure they don’t have any questions related to the navigation or issues entering information for technical reasons.</w:t>
      </w:r>
      <w:r w:rsidDel="00000000" w:rsidR="00000000" w:rsidRPr="00000000">
        <w:rPr>
          <w:rtl w:val="0"/>
        </w:rPr>
      </w:r>
    </w:p>
    <w:p w:rsidR="00000000" w:rsidDel="00000000" w:rsidP="00000000" w:rsidRDefault="00000000" w:rsidRPr="00000000" w14:paraId="0000012D">
      <w:pPr>
        <w:rPr>
          <w:rFonts w:ascii="Arial" w:cs="Arial" w:eastAsia="Arial" w:hAnsi="Arial"/>
          <w:color w:val="000000"/>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color w:val="000000"/>
          <w:rtl w:val="0"/>
        </w:rPr>
        <w:t xml:space="preserve">The information for the HEC is at the bottom of every page in the </w:t>
      </w:r>
      <w:r w:rsidDel="00000000" w:rsidR="00000000" w:rsidRPr="00000000">
        <w:rPr>
          <w:rFonts w:ascii="Arial" w:cs="Arial" w:eastAsia="Arial" w:hAnsi="Arial"/>
          <w:rtl w:val="0"/>
        </w:rPr>
        <w:t xml:space="preserve">Health Benefits Update Form</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2F">
      <w:pPr>
        <w:rPr>
          <w:rFonts w:ascii="Arial" w:cs="Arial" w:eastAsia="Arial" w:hAnsi="Arial"/>
          <w:color w:val="000000"/>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drawing>
          <wp:inline distB="0" distT="0" distL="0" distR="0">
            <wp:extent cx="5573395" cy="1692275"/>
            <wp:effectExtent b="12700" l="12700" r="12700" t="12700"/>
            <wp:docPr id="2" name="image20.png"/>
            <a:graphic>
              <a:graphicData uri="http://schemas.openxmlformats.org/drawingml/2006/picture">
                <pic:pic>
                  <pic:nvPicPr>
                    <pic:cNvPr id="0" name="image20.png"/>
                    <pic:cNvPicPr preferRelativeResize="0"/>
                  </pic:nvPicPr>
                  <pic:blipFill>
                    <a:blip r:embed="rId64"/>
                    <a:srcRect b="11839" l="1750" r="2165" t="4102"/>
                    <a:stretch>
                      <a:fillRect/>
                    </a:stretch>
                  </pic:blipFill>
                  <pic:spPr>
                    <a:xfrm>
                      <a:off x="0" y="0"/>
                      <a:ext cx="5573395" cy="1692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rPr>
          <w:rFonts w:ascii="Arial" w:cs="Arial" w:eastAsia="Arial" w:hAnsi="Arial"/>
          <w:color w:val="000000"/>
        </w:rPr>
      </w:pPr>
      <w:r w:rsidDel="00000000" w:rsidR="00000000" w:rsidRPr="00000000">
        <w:rPr>
          <w:rtl w:val="0"/>
        </w:rPr>
      </w:r>
    </w:p>
    <w:bookmarkStart w:colFirst="0" w:colLast="0" w:name="3q5sasy" w:id="70"/>
    <w:bookmarkEnd w:id="70"/>
    <w:p w:rsidR="00000000" w:rsidDel="00000000" w:rsidP="00000000" w:rsidRDefault="00000000" w:rsidRPr="00000000" w14:paraId="00000132">
      <w:pPr>
        <w:pStyle w:val="Heading2"/>
        <w:rPr>
          <w:rFonts w:ascii="Arial" w:cs="Arial" w:eastAsia="Arial" w:hAnsi="Arial"/>
          <w:sz w:val="24"/>
          <w:szCs w:val="24"/>
        </w:rPr>
      </w:pPr>
      <w:bookmarkStart w:colFirst="0" w:colLast="0" w:name="_25b2l0r" w:id="71"/>
      <w:bookmarkEnd w:id="71"/>
      <w:r w:rsidDel="00000000" w:rsidR="00000000" w:rsidRPr="00000000">
        <w:rPr>
          <w:color w:val="000000"/>
          <w:sz w:val="24"/>
          <w:szCs w:val="24"/>
          <w:rtl w:val="0"/>
        </w:rPr>
        <w:t xml:space="preserve">Form</w:t>
      </w:r>
      <w:r w:rsidDel="00000000" w:rsidR="00000000" w:rsidRPr="00000000">
        <w:rPr>
          <w:b w:val="0"/>
          <w:color w:val="000000"/>
          <w:sz w:val="24"/>
          <w:szCs w:val="24"/>
          <w:rtl w:val="0"/>
        </w:rPr>
        <w:t xml:space="preserve"> is Prefilled With Incorrect Information</w:t>
      </w:r>
      <w:r w:rsidDel="00000000" w:rsidR="00000000" w:rsidRPr="00000000">
        <w:rPr>
          <w:rtl w:val="0"/>
        </w:rPr>
      </w:r>
    </w:p>
    <w:p w:rsidR="00000000" w:rsidDel="00000000" w:rsidP="00000000" w:rsidRDefault="00000000" w:rsidRPr="00000000" w14:paraId="00000133">
      <w:pPr>
        <w:rPr>
          <w:rFonts w:ascii="Arial" w:cs="Arial" w:eastAsia="Arial" w:hAnsi="Arial"/>
          <w:color w:val="000000"/>
        </w:rPr>
      </w:pP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color w:val="000000"/>
          <w:rtl w:val="0"/>
        </w:rPr>
        <w:t xml:space="preserve">If a Veteran has already entered information about themselves or their account has personal, contact, or </w:t>
      </w:r>
      <w:r w:rsidDel="00000000" w:rsidR="00000000" w:rsidRPr="00000000">
        <w:rPr>
          <w:rFonts w:ascii="Arial" w:cs="Arial" w:eastAsia="Arial" w:hAnsi="Arial"/>
          <w:rtl w:val="0"/>
        </w:rPr>
        <w:t xml:space="preserve">spouse </w:t>
      </w:r>
      <w:r w:rsidDel="00000000" w:rsidR="00000000" w:rsidRPr="00000000">
        <w:rPr>
          <w:rFonts w:ascii="Arial" w:cs="Arial" w:eastAsia="Arial" w:hAnsi="Arial"/>
          <w:color w:val="000000"/>
          <w:rtl w:val="0"/>
        </w:rPr>
        <w:t xml:space="preserve">information associated with it, that information should populate the form. The purpose is to make it easier for the Veteran to complete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However, if information is incorrect, it may confuse the Veteran. They can fix this by editing their information directly in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35">
      <w:pPr>
        <w:rPr>
          <w:rFonts w:ascii="Arial" w:cs="Arial" w:eastAsia="Arial" w:hAnsi="Arial"/>
          <w:color w:val="000000"/>
        </w:rPr>
      </w:pPr>
      <w:r w:rsidDel="00000000" w:rsidR="00000000" w:rsidRPr="00000000">
        <w:rPr>
          <w:rtl w:val="0"/>
        </w:rPr>
      </w:r>
    </w:p>
    <w:bookmarkStart w:colFirst="0" w:colLast="0" w:name="kgcv8k" w:id="72"/>
    <w:bookmarkEnd w:id="72"/>
    <w:p w:rsidR="00000000" w:rsidDel="00000000" w:rsidP="00000000" w:rsidRDefault="00000000" w:rsidRPr="00000000" w14:paraId="00000136">
      <w:pPr>
        <w:pStyle w:val="Heading2"/>
        <w:rPr>
          <w:rFonts w:ascii="Arial" w:cs="Arial" w:eastAsia="Arial" w:hAnsi="Arial"/>
          <w:sz w:val="24"/>
          <w:szCs w:val="24"/>
        </w:rPr>
      </w:pPr>
      <w:bookmarkStart w:colFirst="0" w:colLast="0" w:name="_34g0dwd" w:id="73"/>
      <w:bookmarkEnd w:id="73"/>
      <w:r w:rsidDel="00000000" w:rsidR="00000000" w:rsidRPr="00000000">
        <w:rPr>
          <w:b w:val="0"/>
          <w:color w:val="000000"/>
          <w:sz w:val="24"/>
          <w:szCs w:val="24"/>
          <w:rtl w:val="0"/>
        </w:rPr>
        <w:t xml:space="preserve">Veteran Can’t Move Forward in Their F</w:t>
      </w:r>
      <w:r w:rsidDel="00000000" w:rsidR="00000000" w:rsidRPr="00000000">
        <w:rPr>
          <w:color w:val="000000"/>
          <w:sz w:val="24"/>
          <w:szCs w:val="24"/>
          <w:rtl w:val="0"/>
        </w:rPr>
        <w:t xml:space="preserve">orm</w:t>
      </w:r>
      <w:r w:rsidDel="00000000" w:rsidR="00000000" w:rsidRPr="00000000">
        <w:rPr>
          <w:rtl w:val="0"/>
        </w:rPr>
      </w:r>
    </w:p>
    <w:p w:rsidR="00000000" w:rsidDel="00000000" w:rsidP="00000000" w:rsidRDefault="00000000" w:rsidRPr="00000000" w14:paraId="00000137">
      <w:pPr>
        <w:rPr>
          <w:rFonts w:ascii="Arial" w:cs="Arial" w:eastAsia="Arial" w:hAnsi="Arial"/>
          <w:color w:val="000000"/>
        </w:rPr>
      </w:pPr>
      <w:r w:rsidDel="00000000" w:rsidR="00000000" w:rsidRPr="00000000">
        <w:rPr>
          <w:rtl w:val="0"/>
        </w:rPr>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color w:val="000000"/>
          <w:rtl w:val="0"/>
        </w:rPr>
        <w:t xml:space="preserve">If a Veteran is saying they can’t move on to the next page in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ask them to verify that they have filled out all the required information. The website will display red text indicating where necessary information is missing:</w:t>
        <w:br w:type="textWrapping"/>
        <w:br w:type="textWrapping"/>
      </w:r>
      <w:r w:rsidDel="00000000" w:rsidR="00000000" w:rsidRPr="00000000">
        <w:rPr/>
        <w:drawing>
          <wp:inline distB="0" distT="0" distL="0" distR="0">
            <wp:extent cx="4377055" cy="960120"/>
            <wp:effectExtent b="12700" l="12700" r="12700" t="12700"/>
            <wp:docPr id="3" name="image18.png"/>
            <a:graphic>
              <a:graphicData uri="http://schemas.openxmlformats.org/drawingml/2006/picture">
                <pic:pic>
                  <pic:nvPicPr>
                    <pic:cNvPr id="0" name="image18.png"/>
                    <pic:cNvPicPr preferRelativeResize="0"/>
                  </pic:nvPicPr>
                  <pic:blipFill>
                    <a:blip r:embed="rId65"/>
                    <a:srcRect b="7499" l="2997" r="1892" t="13542"/>
                    <a:stretch>
                      <a:fillRect/>
                    </a:stretch>
                  </pic:blipFill>
                  <pic:spPr>
                    <a:xfrm>
                      <a:off x="0" y="0"/>
                      <a:ext cx="4377055" cy="960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pStyle w:val="Heading2"/>
        <w:rPr>
          <w:rFonts w:ascii="Arial" w:cs="Arial" w:eastAsia="Arial" w:hAnsi="Arial"/>
          <w:color w:val="000000"/>
          <w:sz w:val="24"/>
          <w:szCs w:val="24"/>
        </w:rPr>
      </w:pPr>
      <w:r w:rsidDel="00000000" w:rsidR="00000000" w:rsidRPr="00000000">
        <w:br w:type="page"/>
      </w:r>
      <w:r w:rsidDel="00000000" w:rsidR="00000000" w:rsidRPr="00000000">
        <w:rPr>
          <w:rtl w:val="0"/>
        </w:rPr>
      </w:r>
    </w:p>
    <w:bookmarkStart w:colFirst="0" w:colLast="0" w:name="1jlao46" w:id="74"/>
    <w:bookmarkEnd w:id="74"/>
    <w:p w:rsidR="00000000" w:rsidDel="00000000" w:rsidP="00000000" w:rsidRDefault="00000000" w:rsidRPr="00000000" w14:paraId="0000013A">
      <w:pPr>
        <w:pStyle w:val="Heading2"/>
        <w:rPr/>
      </w:pPr>
      <w:bookmarkStart w:colFirst="0" w:colLast="0" w:name="_43ky6rz" w:id="75"/>
      <w:bookmarkEnd w:id="75"/>
      <w:r w:rsidDel="00000000" w:rsidR="00000000" w:rsidRPr="00000000">
        <w:rPr>
          <w:color w:val="000000"/>
          <w:sz w:val="24"/>
          <w:szCs w:val="24"/>
          <w:rtl w:val="0"/>
        </w:rPr>
        <w:t xml:space="preserve">Veteran is Having Trouble Upgrading From LOA1 to LOA3</w:t>
      </w:r>
      <w:r w:rsidDel="00000000" w:rsidR="00000000" w:rsidRPr="00000000">
        <w:rPr>
          <w:rtl w:val="0"/>
        </w:rPr>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shd w:fill="auto" w:val="clear"/>
        <w:spacing w:after="140" w:before="0" w:line="276"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Veteran is trying to apply for health care benefits with their LOA1 (not identity verified account), they will be required to upgrade to an LOA3 (identity verified) account. They can do this using ID.me, Login.gov, or an upgraded My HealtheVet or DS Logon account. If the Veteran prefers not to do this, they can update their infor</w:t>
      </w:r>
      <w:r w:rsidDel="00000000" w:rsidR="00000000" w:rsidRPr="00000000">
        <w:rPr>
          <w:rFonts w:ascii="Arial" w:cs="Arial" w:eastAsia="Arial" w:hAnsi="Arial"/>
          <w:rtl w:val="0"/>
        </w:rPr>
        <w:t xml:space="preserve">mation over the phone or in person at their local VA facility.</w:t>
      </w:r>
      <w:r w:rsidDel="00000000" w:rsidR="00000000" w:rsidRPr="00000000">
        <w:rPr>
          <w:rtl w:val="0"/>
        </w:rPr>
      </w:r>
    </w:p>
    <w:sectPr>
      <w:footerReference r:id="rId66" w:type="default"/>
      <w:footerReference r:id="rId67" w:type="first"/>
      <w:pgSz w:h="15840" w:w="12240" w:orient="portrait"/>
      <w:pgMar w:bottom="2016" w:top="1440" w:left="1440" w:right="1440" w:header="0" w:footer="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Alex Seelig" w:id="0" w:date="2024-07-17T15:35:17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D">
    <w:pPr>
      <w:keepNext w:val="0"/>
      <w:keepLines w:val="0"/>
      <w:widowControl w:val="1"/>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3E">
    <w:pPr>
      <w:keepNext w:val="0"/>
      <w:keepLines w:val="0"/>
      <w:widowControl w:val="1"/>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5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1"/>
      <w:smallCaps w:val="0"/>
      <w:strike w:val="0"/>
      <w:color w:val="2f549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120" w:before="480" w:line="24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53.png"/><Relationship Id="rId41" Type="http://schemas.openxmlformats.org/officeDocument/2006/relationships/image" Target="media/image52.png"/><Relationship Id="rId44" Type="http://schemas.openxmlformats.org/officeDocument/2006/relationships/image" Target="media/image16.png"/><Relationship Id="rId43" Type="http://schemas.openxmlformats.org/officeDocument/2006/relationships/image" Target="media/image49.png"/><Relationship Id="rId46" Type="http://schemas.openxmlformats.org/officeDocument/2006/relationships/image" Target="media/image30.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va.gov/health-care/update-health-information" TargetMode="External"/><Relationship Id="rId48" Type="http://schemas.openxmlformats.org/officeDocument/2006/relationships/image" Target="media/image28.png"/><Relationship Id="rId47" Type="http://schemas.openxmlformats.org/officeDocument/2006/relationships/image" Target="media/image34.png"/><Relationship Id="rId4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png"/><Relationship Id="rId8" Type="http://schemas.openxmlformats.org/officeDocument/2006/relationships/hyperlink" Target="https://www.va.gov/health-care/update-health-information" TargetMode="External"/><Relationship Id="rId31" Type="http://schemas.openxmlformats.org/officeDocument/2006/relationships/image" Target="media/image22.png"/><Relationship Id="rId30" Type="http://schemas.openxmlformats.org/officeDocument/2006/relationships/image" Target="media/image50.png"/><Relationship Id="rId33" Type="http://schemas.openxmlformats.org/officeDocument/2006/relationships/image" Target="media/image29.png"/><Relationship Id="rId32" Type="http://schemas.openxmlformats.org/officeDocument/2006/relationships/image" Target="media/image1.png"/><Relationship Id="rId35" Type="http://schemas.openxmlformats.org/officeDocument/2006/relationships/image" Target="media/image11.png"/><Relationship Id="rId34" Type="http://schemas.openxmlformats.org/officeDocument/2006/relationships/image" Target="media/image5.png"/><Relationship Id="rId37" Type="http://schemas.openxmlformats.org/officeDocument/2006/relationships/image" Target="media/image32.png"/><Relationship Id="rId36" Type="http://schemas.openxmlformats.org/officeDocument/2006/relationships/image" Target="media/image10.png"/><Relationship Id="rId39" Type="http://schemas.openxmlformats.org/officeDocument/2006/relationships/image" Target="media/image3.png"/><Relationship Id="rId38" Type="http://schemas.openxmlformats.org/officeDocument/2006/relationships/image" Target="media/image17.png"/><Relationship Id="rId62" Type="http://schemas.openxmlformats.org/officeDocument/2006/relationships/image" Target="media/image12.png"/><Relationship Id="rId61" Type="http://schemas.openxmlformats.org/officeDocument/2006/relationships/image" Target="media/image7.png"/><Relationship Id="rId20" Type="http://schemas.openxmlformats.org/officeDocument/2006/relationships/image" Target="media/image39.png"/><Relationship Id="rId64" Type="http://schemas.openxmlformats.org/officeDocument/2006/relationships/image" Target="media/image20.png"/><Relationship Id="rId63" Type="http://schemas.openxmlformats.org/officeDocument/2006/relationships/image" Target="media/image2.png"/><Relationship Id="rId22" Type="http://schemas.openxmlformats.org/officeDocument/2006/relationships/image" Target="media/image37.png"/><Relationship Id="rId66" Type="http://schemas.openxmlformats.org/officeDocument/2006/relationships/footer" Target="footer1.xml"/><Relationship Id="rId21" Type="http://schemas.openxmlformats.org/officeDocument/2006/relationships/image" Target="media/image48.png"/><Relationship Id="rId65" Type="http://schemas.openxmlformats.org/officeDocument/2006/relationships/image" Target="media/image18.png"/><Relationship Id="rId24" Type="http://schemas.openxmlformats.org/officeDocument/2006/relationships/image" Target="media/image45.png"/><Relationship Id="rId23" Type="http://schemas.openxmlformats.org/officeDocument/2006/relationships/image" Target="media/image36.png"/><Relationship Id="rId67" Type="http://schemas.openxmlformats.org/officeDocument/2006/relationships/footer" Target="footer2.xml"/><Relationship Id="rId60" Type="http://schemas.openxmlformats.org/officeDocument/2006/relationships/image" Target="media/image4.png"/><Relationship Id="rId26" Type="http://schemas.openxmlformats.org/officeDocument/2006/relationships/image" Target="media/image47.png"/><Relationship Id="rId25" Type="http://schemas.openxmlformats.org/officeDocument/2006/relationships/image" Target="media/image38.png"/><Relationship Id="rId28" Type="http://schemas.openxmlformats.org/officeDocument/2006/relationships/image" Target="media/image43.png"/><Relationship Id="rId27" Type="http://schemas.openxmlformats.org/officeDocument/2006/relationships/image" Target="media/image46.png"/><Relationship Id="rId29" Type="http://schemas.openxmlformats.org/officeDocument/2006/relationships/image" Target="media/image44.png"/><Relationship Id="rId51" Type="http://schemas.openxmlformats.org/officeDocument/2006/relationships/image" Target="media/image23.png"/><Relationship Id="rId50" Type="http://schemas.openxmlformats.org/officeDocument/2006/relationships/image" Target="media/image31.png"/><Relationship Id="rId53" Type="http://schemas.openxmlformats.org/officeDocument/2006/relationships/image" Target="media/image25.png"/><Relationship Id="rId52" Type="http://schemas.openxmlformats.org/officeDocument/2006/relationships/image" Target="media/image26.png"/><Relationship Id="rId11" Type="http://schemas.openxmlformats.org/officeDocument/2006/relationships/image" Target="media/image27.png"/><Relationship Id="rId55" Type="http://schemas.openxmlformats.org/officeDocument/2006/relationships/image" Target="media/image9.png"/><Relationship Id="rId10" Type="http://schemas.openxmlformats.org/officeDocument/2006/relationships/hyperlink" Target="http://www.va.gov/" TargetMode="External"/><Relationship Id="rId54" Type="http://schemas.openxmlformats.org/officeDocument/2006/relationships/image" Target="media/image6.png"/><Relationship Id="rId13" Type="http://schemas.openxmlformats.org/officeDocument/2006/relationships/hyperlink" Target="https://www.va.gov/health-care/" TargetMode="External"/><Relationship Id="rId57" Type="http://schemas.openxmlformats.org/officeDocument/2006/relationships/image" Target="media/image13.png"/><Relationship Id="rId12" Type="http://schemas.openxmlformats.org/officeDocument/2006/relationships/image" Target="media/image24.png"/><Relationship Id="rId56" Type="http://schemas.openxmlformats.org/officeDocument/2006/relationships/image" Target="media/image14.png"/><Relationship Id="rId15" Type="http://schemas.openxmlformats.org/officeDocument/2006/relationships/image" Target="media/image42.png"/><Relationship Id="rId59" Type="http://schemas.openxmlformats.org/officeDocument/2006/relationships/image" Target="media/image15.png"/><Relationship Id="rId14" Type="http://schemas.openxmlformats.org/officeDocument/2006/relationships/image" Target="media/image33.png"/><Relationship Id="rId58" Type="http://schemas.openxmlformats.org/officeDocument/2006/relationships/image" Target="media/image8.png"/><Relationship Id="rId17" Type="http://schemas.openxmlformats.org/officeDocument/2006/relationships/image" Target="media/image41.png"/><Relationship Id="rId16" Type="http://schemas.openxmlformats.org/officeDocument/2006/relationships/hyperlink" Target="https://www.va.gov/my-health/" TargetMode="External"/><Relationship Id="rId19" Type="http://schemas.openxmlformats.org/officeDocument/2006/relationships/hyperlink" Target="https://www.va.gov/my-health/update-benefits-information-form-10-10ezr/introduction" TargetMode="External"/><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