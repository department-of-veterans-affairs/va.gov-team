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70" w:firstLine="0"/>
        <w:rPr>
          <w:rFonts w:ascii="Arial" w:cs="Arial" w:eastAsia="Arial" w:hAnsi="Arial"/>
        </w:rPr>
      </w:pPr>
      <w:bookmarkStart w:colFirst="0" w:colLast="0" w:name="_heading=h.gjdgxs" w:id="0"/>
      <w:bookmarkEnd w:id="0"/>
      <w:r w:rsidDel="00000000" w:rsidR="00000000" w:rsidRPr="00000000">
        <w:rPr>
          <w:rFonts w:ascii="Arial" w:cs="Arial" w:eastAsia="Arial" w:hAnsi="Arial"/>
        </w:rPr>
        <w:drawing>
          <wp:inline distB="0" distT="0" distL="0" distR="0">
            <wp:extent cx="4643755" cy="2812415"/>
            <wp:effectExtent b="0" l="0" r="0" t="0"/>
            <wp:docPr descr="Title Banner with VA seal and text reading: VA US Department of Veterans Affairs" id="357" name="image80.png"/>
            <a:graphic>
              <a:graphicData uri="http://schemas.openxmlformats.org/drawingml/2006/picture">
                <pic:pic>
                  <pic:nvPicPr>
                    <pic:cNvPr descr="Title Banner with VA seal and text reading: VA US Department of Veterans Affairs" id="0" name="image80.png"/>
                    <pic:cNvPicPr preferRelativeResize="0"/>
                  </pic:nvPicPr>
                  <pic:blipFill>
                    <a:blip r:embed="rId9"/>
                    <a:srcRect b="0" l="0" r="0" t="0"/>
                    <a:stretch>
                      <a:fillRect/>
                    </a:stretch>
                  </pic:blipFill>
                  <pic:spPr>
                    <a:xfrm>
                      <a:off x="0" y="0"/>
                      <a:ext cx="4643755" cy="28124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color w:val="000000"/>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Fonts w:ascii="Arial" w:cs="Arial" w:eastAsia="Arial" w:hAnsi="Arial"/>
          <w:color w:val="4472c4"/>
          <w:sz w:val="52"/>
          <w:szCs w:val="52"/>
          <w:rtl w:val="0"/>
        </w:rPr>
        <w:t xml:space="preserve">Health Care Application</w:t>
        <w:br w:type="textWrapping"/>
        <w:t xml:space="preserve">Form 10-10EZ</w:t>
      </w:r>
      <w:r w:rsidDel="00000000" w:rsidR="00000000" w:rsidRPr="00000000">
        <w:rPr>
          <w:rtl w:val="0"/>
        </w:rPr>
      </w:r>
    </w:p>
    <w:p w:rsidR="00000000" w:rsidDel="00000000" w:rsidP="00000000" w:rsidRDefault="00000000" w:rsidRPr="00000000" w14:paraId="00000004">
      <w:pPr>
        <w:rPr>
          <w:rFonts w:ascii="Arial" w:cs="Arial" w:eastAsia="Arial" w:hAnsi="Arial"/>
          <w:sz w:val="32"/>
          <w:szCs w:val="32"/>
        </w:rPr>
      </w:pPr>
      <w:r w:rsidDel="00000000" w:rsidR="00000000" w:rsidRPr="00000000">
        <w:rPr>
          <w:rFonts w:ascii="Arial" w:cs="Arial" w:eastAsia="Arial" w:hAnsi="Arial"/>
          <w:color w:val="000000"/>
          <w:sz w:val="32"/>
          <w:szCs w:val="32"/>
          <w:rtl w:val="0"/>
        </w:rPr>
        <w:t xml:space="preserve">Version 3.1</w:t>
        <w:br w:type="textWrapping"/>
        <w:t xml:space="preserve">Last Modified: </w:t>
      </w:r>
      <w:r w:rsidDel="00000000" w:rsidR="00000000" w:rsidRPr="00000000">
        <w:rPr>
          <w:rFonts w:ascii="Arial" w:cs="Arial" w:eastAsia="Arial" w:hAnsi="Arial"/>
          <w:sz w:val="32"/>
          <w:szCs w:val="32"/>
          <w:rtl w:val="0"/>
        </w:rPr>
        <w:t xml:space="preserve">September 24</w:t>
      </w:r>
      <w:r w:rsidDel="00000000" w:rsidR="00000000" w:rsidRPr="00000000">
        <w:rPr>
          <w:rFonts w:ascii="Arial" w:cs="Arial" w:eastAsia="Arial" w:hAnsi="Arial"/>
          <w:color w:val="000000"/>
          <w:sz w:val="32"/>
          <w:szCs w:val="32"/>
          <w:rtl w:val="0"/>
        </w:rPr>
        <w:t xml:space="preserve">, 202</w:t>
      </w:r>
      <w:r w:rsidDel="00000000" w:rsidR="00000000" w:rsidRPr="00000000">
        <w:rPr>
          <w:rFonts w:ascii="Arial" w:cs="Arial" w:eastAsia="Arial" w:hAnsi="Arial"/>
          <w:sz w:val="32"/>
          <w:szCs w:val="32"/>
          <w:rtl w:val="0"/>
        </w:rPr>
        <w:t xml:space="preserve">4</w:t>
      </w:r>
      <w:r w:rsidDel="00000000" w:rsidR="00000000" w:rsidRPr="00000000">
        <w:br w:type="page"/>
      </w:r>
      <w:r w:rsidDel="00000000" w:rsidR="00000000" w:rsidRPr="00000000">
        <w:rPr>
          <w:rtl w:val="0"/>
        </w:rPr>
      </w:r>
    </w:p>
    <w:p w:rsidR="00000000" w:rsidDel="00000000" w:rsidP="00000000" w:rsidRDefault="00000000" w:rsidRPr="00000000" w14:paraId="00000005">
      <w:pPr>
        <w:keepNext w:val="1"/>
        <w:keepLines w:val="1"/>
        <w:spacing w:before="240" w:line="259"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tabs>
              <w:tab w:val="right" w:leader="none" w:pos="9360"/>
            </w:tabs>
            <w:spacing w:before="80" w:lineRule="auto"/>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Arial" w:cs="Arial" w:eastAsia="Arial" w:hAnsi="Arial"/>
                <w:color w:val="000000"/>
                <w:rtl w:val="0"/>
              </w:rPr>
              <w:t xml:space="preserve">Health Care Application Overview and Navigation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7">
          <w:pPr>
            <w:tabs>
              <w:tab w:val="right" w:leader="none" w:pos="9360"/>
            </w:tabs>
            <w:spacing w:before="200" w:lineRule="auto"/>
            <w:rPr>
              <w:rFonts w:ascii="Arial" w:cs="Arial" w:eastAsia="Arial" w:hAnsi="Arial"/>
            </w:rPr>
          </w:pPr>
          <w:hyperlink w:anchor="_heading=h.3znysh7">
            <w:r w:rsidDel="00000000" w:rsidR="00000000" w:rsidRPr="00000000">
              <w:rPr>
                <w:rFonts w:ascii="Arial" w:cs="Arial" w:eastAsia="Arial" w:hAnsi="Arial"/>
                <w:color w:val="000000"/>
                <w:rtl w:val="0"/>
              </w:rPr>
              <w:t xml:space="preserve">Health Care Application Introduction Page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8">
          <w:pPr>
            <w:tabs>
              <w:tab w:val="right" w:leader="none" w:pos="9360"/>
            </w:tabs>
            <w:spacing w:before="60" w:lineRule="auto"/>
            <w:ind w:left="360" w:firstLine="0"/>
            <w:rPr>
              <w:rFonts w:ascii="Arial" w:cs="Arial" w:eastAsia="Arial" w:hAnsi="Arial"/>
            </w:rPr>
          </w:pPr>
          <w:hyperlink w:anchor="bookmark=id.2et92p0">
            <w:r w:rsidDel="00000000" w:rsidR="00000000" w:rsidRPr="00000000">
              <w:rPr>
                <w:rFonts w:ascii="Arial" w:cs="Arial" w:eastAsia="Arial" w:hAnsi="Arial"/>
                <w:color w:val="000000"/>
                <w:rtl w:val="0"/>
              </w:rPr>
              <w:t xml:space="preserve">Signed out users </w:t>
              <w:tab/>
            </w:r>
          </w:hyperlink>
          <w:r w:rsidDel="00000000" w:rsidR="00000000" w:rsidRPr="00000000">
            <w:rPr>
              <w:rtl w:val="0"/>
            </w:rPr>
          </w:r>
        </w:p>
        <w:p w:rsidR="00000000" w:rsidDel="00000000" w:rsidP="00000000" w:rsidRDefault="00000000" w:rsidRPr="00000000" w14:paraId="00000009">
          <w:pPr>
            <w:tabs>
              <w:tab w:val="right" w:leader="none" w:pos="9360"/>
            </w:tabs>
            <w:spacing w:before="60" w:lineRule="auto"/>
            <w:ind w:left="360" w:firstLine="0"/>
            <w:rPr>
              <w:rFonts w:ascii="Arial" w:cs="Arial" w:eastAsia="Arial" w:hAnsi="Arial"/>
            </w:rPr>
          </w:pPr>
          <w:hyperlink w:anchor="bookmark=id.tyjcwt">
            <w:r w:rsidDel="00000000" w:rsidR="00000000" w:rsidRPr="00000000">
              <w:rPr>
                <w:rFonts w:ascii="Arial" w:cs="Arial" w:eastAsia="Arial" w:hAnsi="Arial"/>
                <w:color w:val="000000"/>
                <w:rtl w:val="0"/>
              </w:rPr>
              <w:t xml:space="preserve">Signed in users: LOA1 (not identity verified)</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A">
          <w:pPr>
            <w:tabs>
              <w:tab w:val="right" w:leader="none" w:pos="9360"/>
            </w:tabs>
            <w:spacing w:before="60" w:lineRule="auto"/>
            <w:ind w:left="360" w:firstLine="0"/>
            <w:rPr>
              <w:rFonts w:ascii="Arial" w:cs="Arial" w:eastAsia="Arial" w:hAnsi="Arial"/>
            </w:rPr>
          </w:pPr>
          <w:hyperlink w:anchor="bookmark=id.1t3h5sf">
            <w:r w:rsidDel="00000000" w:rsidR="00000000" w:rsidRPr="00000000">
              <w:rPr>
                <w:rFonts w:ascii="Arial" w:cs="Arial" w:eastAsia="Arial" w:hAnsi="Arial"/>
                <w:rtl w:val="0"/>
              </w:rPr>
              <w:t xml:space="preserve">Signed in users: LOA3 (identity verified)</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B">
          <w:pPr>
            <w:tabs>
              <w:tab w:val="right" w:leader="none" w:pos="9360"/>
            </w:tabs>
            <w:spacing w:before="200" w:lineRule="auto"/>
            <w:rPr>
              <w:rFonts w:ascii="Arial" w:cs="Arial" w:eastAsia="Arial" w:hAnsi="Arial"/>
            </w:rPr>
          </w:pPr>
          <w:hyperlink w:anchor="_heading=h.2s8eyo1">
            <w:r w:rsidDel="00000000" w:rsidR="00000000" w:rsidRPr="00000000">
              <w:rPr>
                <w:rFonts w:ascii="Arial" w:cs="Arial" w:eastAsia="Arial" w:hAnsi="Arial"/>
                <w:color w:val="000000"/>
                <w:rtl w:val="0"/>
              </w:rPr>
              <w:t xml:space="preserve">Filling Out the Health Care Application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C">
          <w:pPr>
            <w:tabs>
              <w:tab w:val="right" w:leader="none" w:pos="9360"/>
            </w:tabs>
            <w:spacing w:before="60" w:lineRule="auto"/>
            <w:ind w:left="360" w:firstLine="0"/>
            <w:rPr>
              <w:rFonts w:ascii="Arial" w:cs="Arial" w:eastAsia="Arial" w:hAnsi="Arial"/>
            </w:rPr>
          </w:pPr>
          <w:hyperlink w:anchor="_heading=h.3rdcrjn">
            <w:r w:rsidDel="00000000" w:rsidR="00000000" w:rsidRPr="00000000">
              <w:rPr>
                <w:rFonts w:ascii="Arial" w:cs="Arial" w:eastAsia="Arial" w:hAnsi="Arial"/>
                <w:color w:val="000000"/>
                <w:rtl w:val="0"/>
              </w:rPr>
              <w:t xml:space="preserve">Veteran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D">
          <w:pPr>
            <w:tabs>
              <w:tab w:val="right" w:leader="none" w:pos="9360"/>
            </w:tabs>
            <w:spacing w:before="60" w:lineRule="auto"/>
            <w:ind w:left="720" w:firstLine="0"/>
            <w:rPr>
              <w:rFonts w:ascii="Arial" w:cs="Arial" w:eastAsia="Arial" w:hAnsi="Arial"/>
            </w:rPr>
          </w:pPr>
          <w:hyperlink w:anchor="_heading=h.26in1rg">
            <w:r w:rsidDel="00000000" w:rsidR="00000000" w:rsidRPr="00000000">
              <w:rPr>
                <w:rFonts w:ascii="Arial" w:cs="Arial" w:eastAsia="Arial" w:hAnsi="Arial"/>
                <w:color w:val="000000"/>
                <w:rtl w:val="0"/>
              </w:rPr>
              <w:t xml:space="preserve">Veteran information page 1: Names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E">
          <w:pPr>
            <w:tabs>
              <w:tab w:val="right" w:leader="none" w:pos="9360"/>
            </w:tabs>
            <w:spacing w:before="60" w:lineRule="auto"/>
            <w:ind w:left="720" w:firstLine="0"/>
            <w:rPr>
              <w:rFonts w:ascii="Arial" w:cs="Arial" w:eastAsia="Arial" w:hAnsi="Arial"/>
            </w:rPr>
          </w:pPr>
          <w:hyperlink w:anchor="bookmark=id.s09nv67wkqkz">
            <w:r w:rsidDel="00000000" w:rsidR="00000000" w:rsidRPr="00000000">
              <w:rPr>
                <w:rFonts w:ascii="Arial" w:cs="Arial" w:eastAsia="Arial" w:hAnsi="Arial"/>
                <w:rtl w:val="0"/>
              </w:rPr>
              <w:t xml:space="preserve">Authenticated user</w:t>
            </w:r>
          </w:hyperlink>
          <w:r w:rsidDel="00000000" w:rsidR="00000000" w:rsidRPr="00000000">
            <w:rPr>
              <w:rFonts w:ascii="Arial" w:cs="Arial" w:eastAsia="Arial" w:hAnsi="Arial"/>
              <w:color w:val="000000"/>
              <w:rtl w:val="0"/>
            </w:rPr>
            <w:tab/>
          </w:r>
          <w:r w:rsidDel="00000000" w:rsidR="00000000" w:rsidRPr="00000000">
            <w:rPr>
              <w:rtl w:val="0"/>
            </w:rPr>
          </w:r>
        </w:p>
        <w:sdt>
          <w:sdtPr>
            <w:tag w:val="goog_rdk_3"/>
          </w:sdtPr>
          <w:sdtContent>
            <w:p w:rsidR="00000000" w:rsidDel="00000000" w:rsidP="00000000" w:rsidRDefault="00000000" w:rsidRPr="00000000" w14:paraId="0000000F">
              <w:pPr>
                <w:tabs>
                  <w:tab w:val="right" w:leader="none" w:pos="9360"/>
                </w:tabs>
                <w:spacing w:before="60" w:lineRule="auto"/>
                <w:ind w:left="1440" w:firstLine="0"/>
                <w:rPr>
                  <w:ins w:author="Heather Justice" w:id="0" w:date="2024-09-23T20:44:22Z"/>
                  <w:rFonts w:ascii="Arial" w:cs="Arial" w:eastAsia="Arial" w:hAnsi="Arial"/>
                </w:rPr>
              </w:pPr>
              <w:sdt>
                <w:sdtPr>
                  <w:tag w:val="goog_rdk_1"/>
                </w:sdtPr>
                <w:sdtContent>
                  <w:ins w:author="Heather Justice" w:id="0" w:date="2024-09-23T20:44:22Z"/>
                  <w:sdt>
                    <w:sdtPr>
                      <w:tag w:val="goog_rdk_2"/>
                    </w:sdtPr>
                    <w:sdtContent>
                      <w:commentRangeStart w:id="0"/>
                    </w:sdtContent>
                  </w:sdt>
                  <w:ins w:author="Heather Justice" w:id="0" w:date="2024-09-23T20:44:22Z">
                    <w:r w:rsidDel="00000000" w:rsidR="00000000" w:rsidRPr="00000000">
                      <w:rPr>
                        <w:rFonts w:ascii="Arial" w:cs="Arial" w:eastAsia="Arial" w:hAnsi="Arial"/>
                        <w:rtl w:val="0"/>
                      </w:rPr>
                      <w:t xml:space="preserve">Health care for service-connected conditions</w:t>
                    </w:r>
                  </w:ins>
                </w:sdtContent>
              </w:sdt>
            </w:p>
          </w:sdtContent>
        </w:sdt>
        <w:p w:rsidR="00000000" w:rsidDel="00000000" w:rsidP="00000000" w:rsidRDefault="00000000" w:rsidRPr="00000000" w14:paraId="00000010">
          <w:pPr>
            <w:tabs>
              <w:tab w:val="right" w:leader="none" w:pos="9360"/>
            </w:tabs>
            <w:spacing w:before="60" w:lineRule="auto"/>
            <w:ind w:left="720" w:firstLine="0"/>
            <w:rPr>
              <w:rFonts w:ascii="Arial" w:cs="Arial" w:eastAsia="Arial" w:hAnsi="Arial"/>
            </w:rPr>
          </w:pPr>
          <w:commentRangeEnd w:id="0"/>
          <w:r w:rsidDel="00000000" w:rsidR="00000000" w:rsidRPr="00000000">
            <w:commentReference w:id="0"/>
          </w:r>
          <w:hyperlink w:anchor="bookmark=id.kf3gtr1j6y6t">
            <w:r w:rsidDel="00000000" w:rsidR="00000000" w:rsidRPr="00000000">
              <w:rPr>
                <w:rFonts w:ascii="Arial" w:cs="Arial" w:eastAsia="Arial" w:hAnsi="Arial"/>
                <w:rtl w:val="0"/>
              </w:rPr>
              <w:t xml:space="preserve">Unauthenticated user</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1">
          <w:pPr>
            <w:tabs>
              <w:tab w:val="right" w:leader="none" w:pos="9360"/>
            </w:tabs>
            <w:spacing w:before="60" w:lineRule="auto"/>
            <w:ind w:left="720" w:firstLine="0"/>
            <w:rPr>
              <w:rFonts w:ascii="Arial" w:cs="Arial" w:eastAsia="Arial" w:hAnsi="Arial"/>
            </w:rPr>
          </w:pPr>
          <w:hyperlink w:anchor="bookmark=id.2jxsxqh">
            <w:r w:rsidDel="00000000" w:rsidR="00000000" w:rsidRPr="00000000">
              <w:rPr>
                <w:rFonts w:ascii="Arial" w:cs="Arial" w:eastAsia="Arial" w:hAnsi="Arial"/>
                <w:color w:val="000000"/>
                <w:rtl w:val="0"/>
              </w:rPr>
              <w:t xml:space="preserve">Veteran information page 4: Place of birth</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2">
          <w:pPr>
            <w:tabs>
              <w:tab w:val="right" w:leader="none" w:pos="9360"/>
            </w:tabs>
            <w:spacing w:before="60" w:lineRule="auto"/>
            <w:ind w:left="720" w:firstLine="0"/>
            <w:rPr>
              <w:rFonts w:ascii="Arial" w:cs="Arial" w:eastAsia="Arial" w:hAnsi="Arial"/>
            </w:rPr>
          </w:pPr>
          <w:hyperlink w:anchor="bookmark=id.1y810tw">
            <w:r w:rsidDel="00000000" w:rsidR="00000000" w:rsidRPr="00000000">
              <w:rPr>
                <w:rFonts w:ascii="Arial" w:cs="Arial" w:eastAsia="Arial" w:hAnsi="Arial"/>
                <w:color w:val="000000"/>
                <w:rtl w:val="0"/>
              </w:rPr>
              <w:t xml:space="preserve">Veteran information page 5: Mother’s surname at birth</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3">
          <w:pPr>
            <w:tabs>
              <w:tab w:val="right" w:leader="none" w:pos="9360"/>
            </w:tabs>
            <w:spacing w:before="60" w:lineRule="auto"/>
            <w:ind w:left="720" w:firstLine="0"/>
            <w:rPr>
              <w:rFonts w:ascii="Arial" w:cs="Arial" w:eastAsia="Arial" w:hAnsi="Arial"/>
            </w:rPr>
          </w:pPr>
          <w:hyperlink w:anchor="bookmark=id.1ci93xb">
            <w:r w:rsidDel="00000000" w:rsidR="00000000" w:rsidRPr="00000000">
              <w:rPr>
                <w:rFonts w:ascii="Arial" w:cs="Arial" w:eastAsia="Arial" w:hAnsi="Arial"/>
                <w:color w:val="000000"/>
                <w:rtl w:val="0"/>
              </w:rPr>
              <w:t xml:space="preserve">Veteran information page 6: Birth sex</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4">
          <w:pPr>
            <w:tabs>
              <w:tab w:val="right" w:leader="none" w:pos="9360"/>
            </w:tabs>
            <w:spacing w:before="60" w:lineRule="auto"/>
            <w:ind w:left="720" w:firstLine="0"/>
            <w:rPr>
              <w:rFonts w:ascii="Arial" w:cs="Arial" w:eastAsia="Arial" w:hAnsi="Arial"/>
            </w:rPr>
          </w:pPr>
          <w:hyperlink w:anchor="bookmark=id.2bn6wsx">
            <w:r w:rsidDel="00000000" w:rsidR="00000000" w:rsidRPr="00000000">
              <w:rPr>
                <w:rFonts w:ascii="Arial" w:cs="Arial" w:eastAsia="Arial" w:hAnsi="Arial"/>
                <w:color w:val="000000"/>
                <w:rtl w:val="0"/>
              </w:rPr>
              <w:t xml:space="preserve">Veteran information page 7: Race, ethnicity, or origin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5">
          <w:pPr>
            <w:tabs>
              <w:tab w:val="right" w:leader="none" w:pos="9360"/>
            </w:tabs>
            <w:spacing w:before="60" w:lineRule="auto"/>
            <w:ind w:left="720" w:firstLine="0"/>
            <w:rPr>
              <w:rFonts w:ascii="Arial" w:cs="Arial" w:eastAsia="Arial" w:hAnsi="Arial"/>
            </w:rPr>
          </w:pPr>
          <w:hyperlink w:anchor="bookmark=id.1pxezwc">
            <w:r w:rsidDel="00000000" w:rsidR="00000000" w:rsidRPr="00000000">
              <w:rPr>
                <w:rFonts w:ascii="Arial" w:cs="Arial" w:eastAsia="Arial" w:hAnsi="Arial"/>
                <w:color w:val="000000"/>
                <w:rtl w:val="0"/>
              </w:rPr>
              <w:t xml:space="preserve">Veteran information page 8: Mailing address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6">
          <w:pPr>
            <w:tabs>
              <w:tab w:val="right" w:leader="none" w:pos="9360"/>
            </w:tabs>
            <w:spacing w:before="60" w:lineRule="auto"/>
            <w:ind w:left="720" w:firstLine="0"/>
            <w:rPr>
              <w:rFonts w:ascii="Arial" w:cs="Arial" w:eastAsia="Arial" w:hAnsi="Arial"/>
            </w:rPr>
          </w:pPr>
          <w:hyperlink w:anchor="bookmark=id.147n2zr">
            <w:r w:rsidDel="00000000" w:rsidR="00000000" w:rsidRPr="00000000">
              <w:rPr>
                <w:rFonts w:ascii="Arial" w:cs="Arial" w:eastAsia="Arial" w:hAnsi="Arial"/>
                <w:color w:val="000000"/>
                <w:rtl w:val="0"/>
              </w:rPr>
              <w:t xml:space="preserve">Veteran information page 9: Email and phone number</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7">
          <w:pPr>
            <w:tabs>
              <w:tab w:val="right" w:leader="none" w:pos="9360"/>
            </w:tabs>
            <w:spacing w:before="60" w:lineRule="auto"/>
            <w:ind w:left="360" w:firstLine="0"/>
            <w:rPr>
              <w:rFonts w:ascii="Arial" w:cs="Arial" w:eastAsia="Arial" w:hAnsi="Arial"/>
            </w:rPr>
          </w:pPr>
          <w:hyperlink w:anchor="_heading=h.ihv636">
            <w:r w:rsidDel="00000000" w:rsidR="00000000" w:rsidRPr="00000000">
              <w:rPr>
                <w:rFonts w:ascii="Arial" w:cs="Arial" w:eastAsia="Arial" w:hAnsi="Arial"/>
                <w:color w:val="000000"/>
                <w:rtl w:val="0"/>
              </w:rPr>
              <w:t xml:space="preserve">VA Benefits</w:t>
            </w:r>
          </w:hyperlink>
          <w:r w:rsidDel="00000000" w:rsidR="00000000" w:rsidRPr="00000000">
            <w:rPr>
              <w:rFonts w:ascii="Arial" w:cs="Arial" w:eastAsia="Arial" w:hAnsi="Arial"/>
              <w:color w:val="000000"/>
              <w:rtl w:val="0"/>
            </w:rPr>
            <w:tab/>
          </w:r>
          <w:r w:rsidDel="00000000" w:rsidR="00000000" w:rsidRPr="00000000">
            <w:rPr>
              <w:rtl w:val="0"/>
            </w:rPr>
          </w:r>
        </w:p>
        <w:sdt>
          <w:sdtPr>
            <w:tag w:val="goog_rdk_6"/>
          </w:sdtPr>
          <w:sdtContent>
            <w:p w:rsidR="00000000" w:rsidDel="00000000" w:rsidP="00000000" w:rsidRDefault="00000000" w:rsidRPr="00000000" w14:paraId="00000018">
              <w:pPr>
                <w:tabs>
                  <w:tab w:val="right" w:leader="none" w:pos="9360"/>
                </w:tabs>
                <w:spacing w:before="60" w:lineRule="auto"/>
                <w:ind w:left="720" w:firstLine="0"/>
                <w:rPr>
                  <w:ins w:author="Heather Justice" w:id="1" w:date="2024-09-23T20:46:25Z"/>
                  <w:rFonts w:ascii="Arial" w:cs="Arial" w:eastAsia="Arial" w:hAnsi="Arial"/>
                  <w:color w:val="000000"/>
                </w:rPr>
              </w:pPr>
              <w:hyperlink w:anchor="_heading=h.32hioqz">
                <w:r w:rsidDel="00000000" w:rsidR="00000000" w:rsidRPr="00000000">
                  <w:rPr>
                    <w:rFonts w:ascii="Arial" w:cs="Arial" w:eastAsia="Arial" w:hAnsi="Arial"/>
                    <w:color w:val="000000"/>
                    <w:rtl w:val="0"/>
                  </w:rPr>
                  <w:t xml:space="preserve">VA benefits page 1: Current compensation from VA</w:t>
                </w:r>
              </w:hyperlink>
              <w:sdt>
                <w:sdtPr>
                  <w:tag w:val="goog_rdk_4"/>
                </w:sdtPr>
                <w:sdtContent>
                  <w:ins w:author="Heather Justice" w:id="1" w:date="2024-09-23T20:46:25Z"/>
                  <w:sdt>
                    <w:sdtPr>
                      <w:tag w:val="goog_rdk_5"/>
                    </w:sdtPr>
                    <w:sdtContent>
                      <w:commentRangeStart w:id="1"/>
                    </w:sdtContent>
                  </w:sdt>
                  <w:ins w:author="Heather Justice" w:id="1" w:date="2024-09-23T20:46:25Z">
                    <w:r w:rsidDel="00000000" w:rsidR="00000000" w:rsidRPr="00000000">
                      <w:rPr>
                        <w:rtl w:val="0"/>
                      </w:rPr>
                    </w:r>
                  </w:ins>
                </w:sdtContent>
              </w:sdt>
            </w:p>
          </w:sdtContent>
        </w:sdt>
        <w:sdt>
          <w:sdtPr>
            <w:tag w:val="goog_rdk_8"/>
          </w:sdtPr>
          <w:sdtContent>
            <w:p w:rsidR="00000000" w:rsidDel="00000000" w:rsidP="00000000" w:rsidRDefault="00000000" w:rsidRPr="00000000" w14:paraId="00000019">
              <w:pPr>
                <w:tabs>
                  <w:tab w:val="right" w:leader="none" w:pos="9360"/>
                </w:tabs>
                <w:spacing w:before="60" w:lineRule="auto"/>
                <w:ind w:left="1440" w:firstLine="0"/>
                <w:rPr>
                  <w:rFonts w:ascii="Arial" w:cs="Arial" w:eastAsia="Arial" w:hAnsi="Arial"/>
                </w:rPr>
                <w:pPrChange w:author="Heather Justice" w:id="0" w:date="2024-09-23T20:46:33Z">
                  <w:pPr>
                    <w:tabs>
                      <w:tab w:val="right" w:leader="none" w:pos="9360"/>
                    </w:tabs>
                    <w:spacing w:before="60" w:lineRule="auto"/>
                    <w:ind w:left="720" w:firstLine="0"/>
                  </w:pPr>
                </w:pPrChange>
              </w:pPr>
              <w:sdt>
                <w:sdtPr>
                  <w:tag w:val="goog_rdk_7"/>
                </w:sdtPr>
                <w:sdtContent>
                  <w:ins w:author="Heather Justice" w:id="1" w:date="2024-09-23T20:46:25Z">
                    <w:r w:rsidDel="00000000" w:rsidR="00000000" w:rsidRPr="00000000">
                      <w:rPr>
                        <w:rFonts w:ascii="Arial" w:cs="Arial" w:eastAsia="Arial" w:hAnsi="Arial"/>
                        <w:color w:val="000000"/>
                        <w:rtl w:val="0"/>
                      </w:rPr>
                      <w:t xml:space="preserve">Health care for service-connected conditions</w:t>
                    </w:r>
                  </w:ins>
                </w:sdtContent>
              </w:sdt>
              <w:commentRangeEnd w:id="1"/>
              <w:r w:rsidDel="00000000" w:rsidR="00000000" w:rsidRPr="00000000">
                <w:commentReference w:id="1"/>
              </w:r>
              <w:r w:rsidDel="00000000" w:rsidR="00000000" w:rsidRPr="00000000">
                <w:rPr>
                  <w:rFonts w:ascii="Arial" w:cs="Arial" w:eastAsia="Arial" w:hAnsi="Arial"/>
                  <w:color w:val="000000"/>
                  <w:rtl w:val="0"/>
                </w:rPr>
                <w:tab/>
              </w:r>
              <w:r w:rsidDel="00000000" w:rsidR="00000000" w:rsidRPr="00000000">
                <w:rPr>
                  <w:rtl w:val="0"/>
                </w:rPr>
              </w:r>
            </w:p>
          </w:sdtContent>
        </w:sdt>
        <w:p w:rsidR="00000000" w:rsidDel="00000000" w:rsidP="00000000" w:rsidRDefault="00000000" w:rsidRPr="00000000" w14:paraId="0000001A">
          <w:pPr>
            <w:tabs>
              <w:tab w:val="right" w:leader="none" w:pos="9360"/>
            </w:tabs>
            <w:spacing w:before="60" w:lineRule="auto"/>
            <w:ind w:left="720" w:firstLine="0"/>
            <w:rPr>
              <w:rFonts w:ascii="Arial" w:cs="Arial" w:eastAsia="Arial" w:hAnsi="Arial"/>
            </w:rPr>
          </w:pPr>
          <w:hyperlink w:anchor="bookmark=id.1hmsyys">
            <w:r w:rsidDel="00000000" w:rsidR="00000000" w:rsidRPr="00000000">
              <w:rPr>
                <w:rFonts w:ascii="Arial" w:cs="Arial" w:eastAsia="Arial" w:hAnsi="Arial"/>
                <w:color w:val="000000"/>
                <w:rtl w:val="0"/>
              </w:rPr>
              <w:t xml:space="preserve">VA benefits page 2: Current compensation (Medicaid ineligible)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B">
          <w:pPr>
            <w:tabs>
              <w:tab w:val="right" w:leader="none" w:pos="9360"/>
            </w:tabs>
            <w:spacing w:before="60" w:lineRule="auto"/>
            <w:ind w:left="360" w:firstLine="0"/>
            <w:rPr>
              <w:rFonts w:ascii="Arial" w:cs="Arial" w:eastAsia="Arial" w:hAnsi="Arial"/>
            </w:rPr>
          </w:pPr>
          <w:hyperlink w:anchor="_heading=h.vx1227">
            <w:r w:rsidDel="00000000" w:rsidR="00000000" w:rsidRPr="00000000">
              <w:rPr>
                <w:rFonts w:ascii="Arial" w:cs="Arial" w:eastAsia="Arial" w:hAnsi="Arial"/>
                <w:color w:val="000000"/>
                <w:rtl w:val="0"/>
              </w:rPr>
              <w:t xml:space="preserve">Military Service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C">
          <w:pPr>
            <w:tabs>
              <w:tab w:val="right" w:leader="none" w:pos="9360"/>
            </w:tabs>
            <w:spacing w:before="60" w:lineRule="auto"/>
            <w:ind w:left="720" w:firstLine="0"/>
            <w:rPr>
              <w:rFonts w:ascii="Arial" w:cs="Arial" w:eastAsia="Arial" w:hAnsi="Arial"/>
            </w:rPr>
          </w:pPr>
          <w:hyperlink w:anchor="_heading=h.3fwokq0">
            <w:r w:rsidDel="00000000" w:rsidR="00000000" w:rsidRPr="00000000">
              <w:rPr>
                <w:rFonts w:ascii="Arial" w:cs="Arial" w:eastAsia="Arial" w:hAnsi="Arial"/>
                <w:color w:val="000000"/>
                <w:rtl w:val="0"/>
              </w:rPr>
              <w:t xml:space="preserve">Military service page 1: Branch and dates of service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D">
          <w:pPr>
            <w:tabs>
              <w:tab w:val="right" w:leader="none" w:pos="9360"/>
            </w:tabs>
            <w:spacing w:before="60" w:lineRule="auto"/>
            <w:ind w:left="720" w:firstLine="0"/>
            <w:rPr>
              <w:rFonts w:ascii="Arial" w:cs="Arial" w:eastAsia="Arial" w:hAnsi="Arial"/>
              <w:color w:val="000000"/>
            </w:rPr>
          </w:pPr>
          <w:hyperlink w:anchor="bookmark=id.4f1mdlm">
            <w:r w:rsidDel="00000000" w:rsidR="00000000" w:rsidRPr="00000000">
              <w:rPr>
                <w:rFonts w:ascii="Arial" w:cs="Arial" w:eastAsia="Arial" w:hAnsi="Arial"/>
                <w:color w:val="000000"/>
                <w:rtl w:val="0"/>
              </w:rPr>
              <w:t xml:space="preserve">Military service page 2: Service history</w:t>
            </w:r>
          </w:hyperlink>
          <w:r w:rsidDel="00000000" w:rsidR="00000000" w:rsidRPr="00000000">
            <w:rPr>
              <w:rtl w:val="0"/>
            </w:rPr>
          </w:r>
        </w:p>
        <w:p w:rsidR="00000000" w:rsidDel="00000000" w:rsidP="00000000" w:rsidRDefault="00000000" w:rsidRPr="00000000" w14:paraId="0000001E">
          <w:pPr>
            <w:tabs>
              <w:tab w:val="right" w:leader="none" w:pos="9360"/>
            </w:tabs>
            <w:spacing w:before="60" w:lineRule="auto"/>
            <w:ind w:left="720" w:firstLine="0"/>
            <w:rPr>
              <w:rFonts w:ascii="Arial" w:cs="Arial" w:eastAsia="Arial" w:hAnsi="Arial"/>
            </w:rPr>
          </w:pPr>
          <w:hyperlink w:anchor="bookmark=id.19c6y18">
            <w:r w:rsidDel="00000000" w:rsidR="00000000" w:rsidRPr="00000000">
              <w:rPr>
                <w:rFonts w:ascii="Arial" w:cs="Arial" w:eastAsia="Arial" w:hAnsi="Arial"/>
                <w:rtl w:val="0"/>
              </w:rPr>
              <w:t xml:space="preserve">Military service page 3: Toxic exposure</w:t>
            </w:r>
          </w:hyperlink>
          <w:r w:rsidDel="00000000" w:rsidR="00000000" w:rsidRPr="00000000">
            <w:rPr>
              <w:rtl w:val="0"/>
            </w:rPr>
          </w:r>
        </w:p>
        <w:p w:rsidR="00000000" w:rsidDel="00000000" w:rsidP="00000000" w:rsidRDefault="00000000" w:rsidRPr="00000000" w14:paraId="0000001F">
          <w:pPr>
            <w:tabs>
              <w:tab w:val="right" w:leader="none" w:pos="9360"/>
            </w:tabs>
            <w:spacing w:before="60" w:lineRule="auto"/>
            <w:ind w:left="720" w:firstLine="0"/>
            <w:rPr>
              <w:rFonts w:ascii="Arial" w:cs="Arial" w:eastAsia="Arial" w:hAnsi="Arial"/>
            </w:rPr>
          </w:pPr>
          <w:hyperlink w:anchor="bookmark=id.ok1p1w71y4it">
            <w:r w:rsidDel="00000000" w:rsidR="00000000" w:rsidRPr="00000000">
              <w:rPr>
                <w:rFonts w:ascii="Arial" w:cs="Arial" w:eastAsia="Arial" w:hAnsi="Arial"/>
                <w:rtl w:val="0"/>
              </w:rPr>
              <w:t xml:space="preserve">Military service page 4: Cleanup or response efforts</w:t>
            </w:r>
          </w:hyperlink>
          <w:r w:rsidDel="00000000" w:rsidR="00000000" w:rsidRPr="00000000">
            <w:rPr>
              <w:rtl w:val="0"/>
            </w:rPr>
          </w:r>
        </w:p>
        <w:p w:rsidR="00000000" w:rsidDel="00000000" w:rsidP="00000000" w:rsidRDefault="00000000" w:rsidRPr="00000000" w14:paraId="00000020">
          <w:pPr>
            <w:tabs>
              <w:tab w:val="right" w:leader="none" w:pos="9360"/>
            </w:tabs>
            <w:spacing w:before="60" w:lineRule="auto"/>
            <w:ind w:left="720" w:firstLine="0"/>
            <w:rPr>
              <w:rFonts w:ascii="Arial" w:cs="Arial" w:eastAsia="Arial" w:hAnsi="Arial"/>
            </w:rPr>
          </w:pPr>
          <w:hyperlink w:anchor="bookmark=id.4iur9bpe9n8n">
            <w:r w:rsidDel="00000000" w:rsidR="00000000" w:rsidRPr="00000000">
              <w:rPr>
                <w:rFonts w:ascii="Arial" w:cs="Arial" w:eastAsia="Arial" w:hAnsi="Arial"/>
                <w:rtl w:val="0"/>
              </w:rPr>
              <w:t xml:space="preserve">Military service page 5: Service in Gulf War locations</w:t>
            </w:r>
          </w:hyperlink>
          <w:r w:rsidDel="00000000" w:rsidR="00000000" w:rsidRPr="00000000">
            <w:rPr>
              <w:rtl w:val="0"/>
            </w:rPr>
          </w:r>
        </w:p>
        <w:p w:rsidR="00000000" w:rsidDel="00000000" w:rsidP="00000000" w:rsidRDefault="00000000" w:rsidRPr="00000000" w14:paraId="00000021">
          <w:pPr>
            <w:tabs>
              <w:tab w:val="right" w:leader="none" w:pos="9360"/>
            </w:tabs>
            <w:spacing w:before="60" w:lineRule="auto"/>
            <w:ind w:left="720" w:firstLine="0"/>
            <w:rPr>
              <w:rFonts w:ascii="Arial" w:cs="Arial" w:eastAsia="Arial" w:hAnsi="Arial"/>
            </w:rPr>
          </w:pPr>
          <w:hyperlink w:anchor="bookmark=id.iwdjppr6ceuk">
            <w:r w:rsidDel="00000000" w:rsidR="00000000" w:rsidRPr="00000000">
              <w:rPr>
                <w:rFonts w:ascii="Arial" w:cs="Arial" w:eastAsia="Arial" w:hAnsi="Arial"/>
                <w:rtl w:val="0"/>
              </w:rPr>
              <w:t xml:space="preserve">Military service page 6: Service dates for Gulf War locations</w:t>
            </w:r>
          </w:hyperlink>
          <w:r w:rsidDel="00000000" w:rsidR="00000000" w:rsidRPr="00000000">
            <w:rPr>
              <w:rtl w:val="0"/>
            </w:rPr>
          </w:r>
        </w:p>
        <w:p w:rsidR="00000000" w:rsidDel="00000000" w:rsidP="00000000" w:rsidRDefault="00000000" w:rsidRPr="00000000" w14:paraId="00000022">
          <w:pPr>
            <w:tabs>
              <w:tab w:val="right" w:leader="none" w:pos="9360"/>
            </w:tabs>
            <w:spacing w:before="60" w:lineRule="auto"/>
            <w:ind w:left="720" w:firstLine="0"/>
            <w:rPr>
              <w:rFonts w:ascii="Arial" w:cs="Arial" w:eastAsia="Arial" w:hAnsi="Arial"/>
            </w:rPr>
          </w:pPr>
          <w:hyperlink w:anchor="bookmark=id.kaimv9jnd51r">
            <w:r w:rsidDel="00000000" w:rsidR="00000000" w:rsidRPr="00000000">
              <w:rPr>
                <w:rFonts w:ascii="Arial" w:cs="Arial" w:eastAsia="Arial" w:hAnsi="Arial"/>
                <w:rtl w:val="0"/>
              </w:rPr>
              <w:t xml:space="preserve">Military service page 7: Operations</w:t>
            </w:r>
          </w:hyperlink>
          <w:r w:rsidDel="00000000" w:rsidR="00000000" w:rsidRPr="00000000">
            <w:rPr>
              <w:rtl w:val="0"/>
            </w:rPr>
          </w:r>
        </w:p>
        <w:p w:rsidR="00000000" w:rsidDel="00000000" w:rsidP="00000000" w:rsidRDefault="00000000" w:rsidRPr="00000000" w14:paraId="00000023">
          <w:pPr>
            <w:tabs>
              <w:tab w:val="right" w:leader="none" w:pos="9360"/>
            </w:tabs>
            <w:spacing w:before="60" w:lineRule="auto"/>
            <w:ind w:left="720" w:firstLine="0"/>
            <w:rPr>
              <w:rFonts w:ascii="Arial" w:cs="Arial" w:eastAsia="Arial" w:hAnsi="Arial"/>
            </w:rPr>
          </w:pPr>
          <w:hyperlink w:anchor="bookmark=id.66m69qdritd9">
            <w:r w:rsidDel="00000000" w:rsidR="00000000" w:rsidRPr="00000000">
              <w:rPr>
                <w:rFonts w:ascii="Arial" w:cs="Arial" w:eastAsia="Arial" w:hAnsi="Arial"/>
                <w:rtl w:val="0"/>
              </w:rPr>
              <w:t xml:space="preserve">Military service page 8: Agent Orange locations</w:t>
            </w:r>
          </w:hyperlink>
          <w:r w:rsidDel="00000000" w:rsidR="00000000" w:rsidRPr="00000000">
            <w:rPr>
              <w:rtl w:val="0"/>
            </w:rPr>
          </w:r>
        </w:p>
        <w:p w:rsidR="00000000" w:rsidDel="00000000" w:rsidP="00000000" w:rsidRDefault="00000000" w:rsidRPr="00000000" w14:paraId="00000024">
          <w:pPr>
            <w:tabs>
              <w:tab w:val="right" w:leader="none" w:pos="9360"/>
            </w:tabs>
            <w:spacing w:before="60" w:lineRule="auto"/>
            <w:ind w:left="720" w:firstLine="0"/>
            <w:rPr>
              <w:rFonts w:ascii="Arial" w:cs="Arial" w:eastAsia="Arial" w:hAnsi="Arial"/>
            </w:rPr>
          </w:pPr>
          <w:hyperlink w:anchor="bookmark=id.5n6u51hgzvzo">
            <w:r w:rsidDel="00000000" w:rsidR="00000000" w:rsidRPr="00000000">
              <w:rPr>
                <w:rFonts w:ascii="Arial" w:cs="Arial" w:eastAsia="Arial" w:hAnsi="Arial"/>
                <w:rtl w:val="0"/>
              </w:rPr>
              <w:t xml:space="preserve">Military service page 9: Other toxic exposures</w:t>
            </w:r>
          </w:hyperlink>
          <w:r w:rsidDel="00000000" w:rsidR="00000000" w:rsidRPr="00000000">
            <w:rPr>
              <w:rtl w:val="0"/>
            </w:rPr>
          </w:r>
        </w:p>
        <w:p w:rsidR="00000000" w:rsidDel="00000000" w:rsidP="00000000" w:rsidRDefault="00000000" w:rsidRPr="00000000" w14:paraId="00000025">
          <w:pPr>
            <w:tabs>
              <w:tab w:val="right" w:leader="none" w:pos="9360"/>
            </w:tabs>
            <w:spacing w:before="60" w:lineRule="auto"/>
            <w:ind w:left="720" w:firstLine="0"/>
            <w:rPr>
              <w:rFonts w:ascii="Arial" w:cs="Arial" w:eastAsia="Arial" w:hAnsi="Arial"/>
            </w:rPr>
          </w:pPr>
          <w:hyperlink w:anchor="bookmark=id.uqdn4de7zwha">
            <w:r w:rsidDel="00000000" w:rsidR="00000000" w:rsidRPr="00000000">
              <w:rPr>
                <w:rFonts w:ascii="Arial" w:cs="Arial" w:eastAsia="Arial" w:hAnsi="Arial"/>
                <w:rtl w:val="0"/>
              </w:rPr>
              <w:t xml:space="preserve">Military service page 10: Other toxic exposure</w:t>
            </w:r>
          </w:hyperlink>
          <w:r w:rsidDel="00000000" w:rsidR="00000000" w:rsidRPr="00000000">
            <w:rPr>
              <w:rtl w:val="0"/>
            </w:rPr>
          </w:r>
        </w:p>
        <w:p w:rsidR="00000000" w:rsidDel="00000000" w:rsidP="00000000" w:rsidRDefault="00000000" w:rsidRPr="00000000" w14:paraId="00000026">
          <w:pPr>
            <w:tabs>
              <w:tab w:val="right" w:leader="none" w:pos="9360"/>
            </w:tabs>
            <w:spacing w:before="60" w:lineRule="auto"/>
            <w:ind w:left="720" w:firstLine="0"/>
            <w:rPr>
              <w:rFonts w:ascii="Arial" w:cs="Arial" w:eastAsia="Arial" w:hAnsi="Arial"/>
            </w:rPr>
          </w:pPr>
          <w:hyperlink w:anchor="bookmark=id.28d5e03436iz">
            <w:r w:rsidDel="00000000" w:rsidR="00000000" w:rsidRPr="00000000">
              <w:rPr>
                <w:rFonts w:ascii="Arial" w:cs="Arial" w:eastAsia="Arial" w:hAnsi="Arial"/>
                <w:rtl w:val="0"/>
              </w:rPr>
              <w:t xml:space="preserve">Military service page 11: Dates of exposure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7">
          <w:pPr>
            <w:tabs>
              <w:tab w:val="right" w:leader="none" w:pos="9360"/>
            </w:tabs>
            <w:spacing w:before="60" w:lineRule="auto"/>
            <w:ind w:left="720" w:firstLine="0"/>
            <w:rPr>
              <w:rFonts w:ascii="Arial" w:cs="Arial" w:eastAsia="Arial" w:hAnsi="Arial"/>
            </w:rPr>
          </w:pPr>
          <w:hyperlink w:anchor="bookmark=id.nmf14n">
            <w:r w:rsidDel="00000000" w:rsidR="00000000" w:rsidRPr="00000000">
              <w:rPr>
                <w:rFonts w:ascii="Arial" w:cs="Arial" w:eastAsia="Arial" w:hAnsi="Arial"/>
                <w:color w:val="000000"/>
                <w:rtl w:val="0"/>
              </w:rPr>
              <w:t xml:space="preserve">Military service page 12: Upload discharge papers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8">
          <w:pPr>
            <w:tabs>
              <w:tab w:val="right" w:leader="none" w:pos="9360"/>
            </w:tabs>
            <w:spacing w:before="60" w:lineRule="auto"/>
            <w:ind w:left="360" w:firstLine="0"/>
            <w:rPr>
              <w:rFonts w:ascii="Arial" w:cs="Arial" w:eastAsia="Arial" w:hAnsi="Arial"/>
            </w:rPr>
          </w:pPr>
          <w:hyperlink w:anchor="_heading=h.1mrcu09">
            <w:r w:rsidDel="00000000" w:rsidR="00000000" w:rsidRPr="00000000">
              <w:rPr>
                <w:rFonts w:ascii="Arial" w:cs="Arial" w:eastAsia="Arial" w:hAnsi="Arial"/>
                <w:color w:val="000000"/>
                <w:rtl w:val="0"/>
              </w:rPr>
              <w:t xml:space="preserve">Household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9">
          <w:pPr>
            <w:tabs>
              <w:tab w:val="right" w:leader="none" w:pos="9360"/>
            </w:tabs>
            <w:spacing w:before="60" w:lineRule="auto"/>
            <w:ind w:left="720" w:firstLine="0"/>
            <w:rPr>
              <w:rFonts w:ascii="Arial" w:cs="Arial" w:eastAsia="Arial" w:hAnsi="Arial"/>
            </w:rPr>
          </w:pPr>
          <w:hyperlink w:anchor="_heading=h.2lwamvv">
            <w:r w:rsidDel="00000000" w:rsidR="00000000" w:rsidRPr="00000000">
              <w:rPr>
                <w:rFonts w:ascii="Arial" w:cs="Arial" w:eastAsia="Arial" w:hAnsi="Arial"/>
                <w:color w:val="000000"/>
                <w:rtl w:val="0"/>
              </w:rPr>
              <w:t xml:space="preserve">Household information page 1: Financial disclosure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A">
          <w:pPr>
            <w:tabs>
              <w:tab w:val="right" w:leader="none" w:pos="9360"/>
            </w:tabs>
            <w:spacing w:before="60" w:lineRule="auto"/>
            <w:ind w:left="720" w:firstLine="0"/>
            <w:rPr>
              <w:rFonts w:ascii="Arial" w:cs="Arial" w:eastAsia="Arial" w:hAnsi="Arial"/>
            </w:rPr>
          </w:pPr>
          <w:hyperlink w:anchor="bookmark=id.111kx3o">
            <w:r w:rsidDel="00000000" w:rsidR="00000000" w:rsidRPr="00000000">
              <w:rPr>
                <w:rFonts w:ascii="Arial" w:cs="Arial" w:eastAsia="Arial" w:hAnsi="Arial"/>
                <w:color w:val="000000"/>
                <w:rtl w:val="0"/>
              </w:rPr>
              <w:t xml:space="preserve">Household information page 2: Marital status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B">
          <w:pPr>
            <w:tabs>
              <w:tab w:val="right" w:leader="none" w:pos="9360"/>
            </w:tabs>
            <w:spacing w:before="60" w:lineRule="auto"/>
            <w:ind w:left="720" w:firstLine="0"/>
            <w:rPr>
              <w:rFonts w:ascii="Arial" w:cs="Arial" w:eastAsia="Arial" w:hAnsi="Arial"/>
            </w:rPr>
          </w:pPr>
          <w:hyperlink w:anchor="bookmark=id.206ipza">
            <w:r w:rsidDel="00000000" w:rsidR="00000000" w:rsidRPr="00000000">
              <w:rPr>
                <w:rFonts w:ascii="Arial" w:cs="Arial" w:eastAsia="Arial" w:hAnsi="Arial"/>
                <w:color w:val="000000"/>
                <w:rtl w:val="0"/>
              </w:rPr>
              <w:t xml:space="preserve">Household information page 3: Spouse’s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C">
          <w:pPr>
            <w:tabs>
              <w:tab w:val="right" w:leader="none" w:pos="9360"/>
            </w:tabs>
            <w:spacing w:before="60" w:lineRule="auto"/>
            <w:ind w:left="720" w:firstLine="0"/>
            <w:rPr>
              <w:rFonts w:ascii="Arial" w:cs="Arial" w:eastAsia="Arial" w:hAnsi="Arial"/>
            </w:rPr>
          </w:pPr>
          <w:hyperlink w:anchor="bookmark=id.2zbgiuw">
            <w:r w:rsidDel="00000000" w:rsidR="00000000" w:rsidRPr="00000000">
              <w:rPr>
                <w:rFonts w:ascii="Arial" w:cs="Arial" w:eastAsia="Arial" w:hAnsi="Arial"/>
                <w:color w:val="000000"/>
                <w:rtl w:val="0"/>
              </w:rPr>
              <w:t xml:space="preserve">Household information page 4: Dependents’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D">
          <w:pPr>
            <w:tabs>
              <w:tab w:val="right" w:leader="none" w:pos="9360"/>
            </w:tabs>
            <w:spacing w:before="60" w:lineRule="auto"/>
            <w:ind w:left="720" w:firstLine="0"/>
            <w:rPr>
              <w:rFonts w:ascii="Arial" w:cs="Arial" w:eastAsia="Arial" w:hAnsi="Arial"/>
            </w:rPr>
          </w:pPr>
          <w:hyperlink w:anchor="bookmark=id.2dlolyb">
            <w:r w:rsidDel="00000000" w:rsidR="00000000" w:rsidRPr="00000000">
              <w:rPr>
                <w:rFonts w:ascii="Arial" w:cs="Arial" w:eastAsia="Arial" w:hAnsi="Arial"/>
                <w:color w:val="000000"/>
                <w:rtl w:val="0"/>
              </w:rPr>
              <w:t xml:space="preserve">Household information page 5: Annual income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E">
          <w:pPr>
            <w:tabs>
              <w:tab w:val="right" w:leader="none" w:pos="9360"/>
            </w:tabs>
            <w:spacing w:before="60" w:lineRule="auto"/>
            <w:ind w:left="720" w:firstLine="0"/>
            <w:rPr>
              <w:rFonts w:ascii="Arial" w:cs="Arial" w:eastAsia="Arial" w:hAnsi="Arial"/>
            </w:rPr>
          </w:pPr>
          <w:hyperlink w:anchor="bookmark=id.1rvwp1q">
            <w:r w:rsidDel="00000000" w:rsidR="00000000" w:rsidRPr="00000000">
              <w:rPr>
                <w:rFonts w:ascii="Arial" w:cs="Arial" w:eastAsia="Arial" w:hAnsi="Arial"/>
                <w:color w:val="000000"/>
                <w:rtl w:val="0"/>
              </w:rPr>
              <w:t xml:space="preserve">Household information page 6: Previous calendar year’s deductible expenses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F">
          <w:pPr>
            <w:tabs>
              <w:tab w:val="right" w:leader="none" w:pos="9360"/>
            </w:tabs>
            <w:spacing w:before="60" w:lineRule="auto"/>
            <w:ind w:left="720" w:firstLine="0"/>
            <w:rPr>
              <w:rFonts w:ascii="Arial" w:cs="Arial" w:eastAsia="Arial" w:hAnsi="Arial"/>
            </w:rPr>
          </w:pPr>
          <w:hyperlink w:anchor="bookmark=id.4bvk7pj">
            <w:r w:rsidDel="00000000" w:rsidR="00000000" w:rsidRPr="00000000">
              <w:rPr>
                <w:rFonts w:ascii="Arial" w:cs="Arial" w:eastAsia="Arial" w:hAnsi="Arial"/>
                <w:color w:val="000000"/>
                <w:rtl w:val="0"/>
              </w:rPr>
              <w:t xml:space="preserve">Household information page 7: Spouse’s financial support</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0">
          <w:pPr>
            <w:tabs>
              <w:tab w:val="right" w:leader="none" w:pos="9360"/>
            </w:tabs>
            <w:spacing w:before="60" w:lineRule="auto"/>
            <w:ind w:left="720" w:firstLine="0"/>
            <w:rPr>
              <w:rFonts w:ascii="Arial" w:cs="Arial" w:eastAsia="Arial" w:hAnsi="Arial"/>
            </w:rPr>
          </w:pPr>
          <w:hyperlink w:anchor="bookmark=id.3q5sasy">
            <w:r w:rsidDel="00000000" w:rsidR="00000000" w:rsidRPr="00000000">
              <w:rPr>
                <w:rFonts w:ascii="Arial" w:cs="Arial" w:eastAsia="Arial" w:hAnsi="Arial"/>
                <w:color w:val="000000"/>
                <w:rtl w:val="0"/>
              </w:rPr>
              <w:t xml:space="preserve">Household information page 8: Dependent’s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1">
          <w:pPr>
            <w:tabs>
              <w:tab w:val="right" w:leader="none" w:pos="9360"/>
            </w:tabs>
            <w:spacing w:before="60" w:lineRule="auto"/>
            <w:ind w:left="720" w:firstLine="0"/>
            <w:rPr>
              <w:rFonts w:ascii="Arial" w:cs="Arial" w:eastAsia="Arial" w:hAnsi="Arial"/>
            </w:rPr>
          </w:pPr>
          <w:hyperlink w:anchor="bookmark=id.kgcv8k">
            <w:r w:rsidDel="00000000" w:rsidR="00000000" w:rsidRPr="00000000">
              <w:rPr>
                <w:rFonts w:ascii="Arial" w:cs="Arial" w:eastAsia="Arial" w:hAnsi="Arial"/>
                <w:color w:val="000000"/>
                <w:rtl w:val="0"/>
              </w:rPr>
              <w:t xml:space="preserve">Household information page 9: Dependent’s personal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2">
          <w:pPr>
            <w:tabs>
              <w:tab w:val="right" w:leader="none" w:pos="9360"/>
            </w:tabs>
            <w:spacing w:before="60" w:lineRule="auto"/>
            <w:ind w:left="720" w:firstLine="0"/>
            <w:rPr>
              <w:rFonts w:ascii="Arial" w:cs="Arial" w:eastAsia="Arial" w:hAnsi="Arial"/>
            </w:rPr>
          </w:pPr>
          <w:hyperlink w:anchor="bookmark=id.xvir7l">
            <w:r w:rsidDel="00000000" w:rsidR="00000000" w:rsidRPr="00000000">
              <w:rPr>
                <w:rFonts w:ascii="Arial" w:cs="Arial" w:eastAsia="Arial" w:hAnsi="Arial"/>
                <w:color w:val="000000"/>
                <w:rtl w:val="0"/>
              </w:rPr>
              <w:t xml:space="preserve">Household information page 1</w:t>
            </w:r>
          </w:hyperlink>
          <w:hyperlink w:anchor="bookmark=id.xvir7l">
            <w:r w:rsidDel="00000000" w:rsidR="00000000" w:rsidRPr="00000000">
              <w:rPr>
                <w:rFonts w:ascii="Arial" w:cs="Arial" w:eastAsia="Arial" w:hAnsi="Arial"/>
                <w:rtl w:val="0"/>
              </w:rPr>
              <w:t xml:space="preserve">0</w:t>
            </w:r>
          </w:hyperlink>
          <w:hyperlink w:anchor="bookmark=id.xvir7l">
            <w:r w:rsidDel="00000000" w:rsidR="00000000" w:rsidRPr="00000000">
              <w:rPr>
                <w:rFonts w:ascii="Arial" w:cs="Arial" w:eastAsia="Arial" w:hAnsi="Arial"/>
                <w:color w:val="000000"/>
                <w:rtl w:val="0"/>
              </w:rPr>
              <w:t xml:space="preserve">: Dependent’s additional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3">
          <w:pPr>
            <w:tabs>
              <w:tab w:val="right" w:leader="none" w:pos="9360"/>
            </w:tabs>
            <w:spacing w:before="60" w:lineRule="auto"/>
            <w:ind w:left="720" w:firstLine="0"/>
            <w:rPr>
              <w:rFonts w:ascii="Arial" w:cs="Arial" w:eastAsia="Arial" w:hAnsi="Arial"/>
            </w:rPr>
          </w:pPr>
          <w:hyperlink w:anchor="bookmark=id.1x0gk37">
            <w:r w:rsidDel="00000000" w:rsidR="00000000" w:rsidRPr="00000000">
              <w:rPr>
                <w:rFonts w:ascii="Arial" w:cs="Arial" w:eastAsia="Arial" w:hAnsi="Arial"/>
                <w:color w:val="000000"/>
                <w:rtl w:val="0"/>
              </w:rPr>
              <w:t xml:space="preserve">Household information page 1</w:t>
            </w:r>
          </w:hyperlink>
          <w:hyperlink w:anchor="bookmark=id.1x0gk37">
            <w:r w:rsidDel="00000000" w:rsidR="00000000" w:rsidRPr="00000000">
              <w:rPr>
                <w:rFonts w:ascii="Arial" w:cs="Arial" w:eastAsia="Arial" w:hAnsi="Arial"/>
                <w:rtl w:val="0"/>
              </w:rPr>
              <w:t xml:space="preserve">1</w:t>
            </w:r>
          </w:hyperlink>
          <w:hyperlink w:anchor="bookmark=id.1x0gk37">
            <w:r w:rsidDel="00000000" w:rsidR="00000000" w:rsidRPr="00000000">
              <w:rPr>
                <w:rFonts w:ascii="Arial" w:cs="Arial" w:eastAsia="Arial" w:hAnsi="Arial"/>
                <w:color w:val="000000"/>
                <w:rtl w:val="0"/>
              </w:rPr>
              <w:t xml:space="preserve">: Dependent’s annual income (previous year)</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4">
          <w:pPr>
            <w:tabs>
              <w:tab w:val="right" w:leader="none" w:pos="9360"/>
            </w:tabs>
            <w:spacing w:before="60" w:lineRule="auto"/>
            <w:ind w:left="720" w:firstLine="0"/>
            <w:rPr>
              <w:rFonts w:ascii="Arial" w:cs="Arial" w:eastAsia="Arial" w:hAnsi="Arial"/>
            </w:rPr>
          </w:pPr>
          <w:hyperlink w:anchor="bookmark=id.1wtejactvjhq">
            <w:r w:rsidDel="00000000" w:rsidR="00000000" w:rsidRPr="00000000">
              <w:rPr>
                <w:rFonts w:ascii="Arial" w:cs="Arial" w:eastAsia="Arial" w:hAnsi="Arial"/>
                <w:rtl w:val="0"/>
              </w:rPr>
              <w:t xml:space="preserve">Household information page 12: Dependent’s education expenses</w:t>
            </w:r>
          </w:hyperlink>
          <w:r w:rsidDel="00000000" w:rsidR="00000000" w:rsidRPr="00000000">
            <w:rPr>
              <w:rFonts w:ascii="Arial" w:cs="Arial" w:eastAsia="Arial" w:hAnsi="Arial"/>
              <w:rtl w:val="0"/>
            </w:rPr>
            <w:tab/>
          </w:r>
        </w:p>
        <w:p w:rsidR="00000000" w:rsidDel="00000000" w:rsidP="00000000" w:rsidRDefault="00000000" w:rsidRPr="00000000" w14:paraId="00000035">
          <w:pPr>
            <w:tabs>
              <w:tab w:val="right" w:leader="none" w:pos="9360"/>
            </w:tabs>
            <w:spacing w:before="60" w:lineRule="auto"/>
            <w:ind w:left="720" w:firstLine="0"/>
            <w:rPr>
              <w:rFonts w:ascii="Arial" w:cs="Arial" w:eastAsia="Arial" w:hAnsi="Arial"/>
            </w:rPr>
          </w:pPr>
          <w:hyperlink w:anchor="bookmark=id.3vac5uf">
            <w:r w:rsidDel="00000000" w:rsidR="00000000" w:rsidRPr="00000000">
              <w:rPr>
                <w:rFonts w:ascii="Arial" w:cs="Arial" w:eastAsia="Arial" w:hAnsi="Arial"/>
                <w:color w:val="000000"/>
                <w:rtl w:val="0"/>
              </w:rPr>
              <w:t xml:space="preserve">Household information page 13: Review your dependents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6">
          <w:pPr>
            <w:tabs>
              <w:tab w:val="right" w:leader="none" w:pos="9360"/>
            </w:tabs>
            <w:spacing w:before="60" w:lineRule="auto"/>
            <w:ind w:left="720" w:firstLine="0"/>
            <w:rPr>
              <w:rFonts w:ascii="Arial" w:cs="Arial" w:eastAsia="Arial" w:hAnsi="Arial"/>
            </w:rPr>
          </w:pPr>
          <w:hyperlink w:anchor="bookmark=id.2afmg28">
            <w:r w:rsidDel="00000000" w:rsidR="00000000" w:rsidRPr="00000000">
              <w:rPr>
                <w:rFonts w:ascii="Arial" w:cs="Arial" w:eastAsia="Arial" w:hAnsi="Arial"/>
                <w:color w:val="000000"/>
                <w:rtl w:val="0"/>
              </w:rPr>
              <w:t xml:space="preserve">Household information page 14: Annual income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7">
          <w:pPr>
            <w:tabs>
              <w:tab w:val="right" w:leader="none" w:pos="9360"/>
            </w:tabs>
            <w:spacing w:before="60" w:lineRule="auto"/>
            <w:ind w:left="720" w:firstLine="0"/>
            <w:rPr>
              <w:rFonts w:ascii="Arial" w:cs="Arial" w:eastAsia="Arial" w:hAnsi="Arial"/>
            </w:rPr>
          </w:pPr>
          <w:hyperlink w:anchor="bookmark=id.39kk8xu">
            <w:r w:rsidDel="00000000" w:rsidR="00000000" w:rsidRPr="00000000">
              <w:rPr>
                <w:rFonts w:ascii="Arial" w:cs="Arial" w:eastAsia="Arial" w:hAnsi="Arial"/>
                <w:color w:val="000000"/>
                <w:rtl w:val="0"/>
              </w:rPr>
              <w:t xml:space="preserve">Household information page 15: Previous calendar year deductible expenses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8">
          <w:pPr>
            <w:tabs>
              <w:tab w:val="right" w:leader="none" w:pos="9360"/>
            </w:tabs>
            <w:spacing w:before="60" w:lineRule="auto"/>
            <w:ind w:left="360" w:firstLine="0"/>
            <w:rPr>
              <w:rFonts w:ascii="Arial" w:cs="Arial" w:eastAsia="Arial" w:hAnsi="Arial"/>
            </w:rPr>
          </w:pPr>
          <w:hyperlink w:anchor="bookmark=id.1302m92">
            <w:r w:rsidDel="00000000" w:rsidR="00000000" w:rsidRPr="00000000">
              <w:rPr>
                <w:rFonts w:ascii="Arial" w:cs="Arial" w:eastAsia="Arial" w:hAnsi="Arial"/>
                <w:color w:val="000000"/>
                <w:rtl w:val="0"/>
              </w:rPr>
              <w:t xml:space="preserve">Insurance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9">
          <w:pPr>
            <w:tabs>
              <w:tab w:val="right" w:leader="none" w:pos="9360"/>
            </w:tabs>
            <w:spacing w:before="60" w:lineRule="auto"/>
            <w:ind w:left="720" w:firstLine="0"/>
            <w:rPr>
              <w:rFonts w:ascii="Arial" w:cs="Arial" w:eastAsia="Arial" w:hAnsi="Arial"/>
            </w:rPr>
          </w:pPr>
          <w:hyperlink w:anchor="bookmark=id.3mzq4wv">
            <w:r w:rsidDel="00000000" w:rsidR="00000000" w:rsidRPr="00000000">
              <w:rPr>
                <w:rFonts w:ascii="Arial" w:cs="Arial" w:eastAsia="Arial" w:hAnsi="Arial"/>
                <w:color w:val="000000"/>
                <w:rtl w:val="0"/>
              </w:rPr>
              <w:t xml:space="preserve">Insurance information page 1: Medicaid</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A">
          <w:pPr>
            <w:tabs>
              <w:tab w:val="right" w:leader="none" w:pos="9360"/>
            </w:tabs>
            <w:spacing w:before="60" w:lineRule="auto"/>
            <w:ind w:left="720" w:firstLine="0"/>
            <w:rPr>
              <w:rFonts w:ascii="Arial" w:cs="Arial" w:eastAsia="Arial" w:hAnsi="Arial"/>
            </w:rPr>
          </w:pPr>
          <w:hyperlink w:anchor="bookmark=id.haapch">
            <w:r w:rsidDel="00000000" w:rsidR="00000000" w:rsidRPr="00000000">
              <w:rPr>
                <w:rFonts w:ascii="Arial" w:cs="Arial" w:eastAsia="Arial" w:hAnsi="Arial"/>
                <w:color w:val="000000"/>
                <w:rtl w:val="0"/>
              </w:rPr>
              <w:t xml:space="preserve">Insurance information page 2: Medicare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B">
          <w:pPr>
            <w:tabs>
              <w:tab w:val="right" w:leader="none" w:pos="9360"/>
            </w:tabs>
            <w:spacing w:before="60" w:lineRule="auto"/>
            <w:ind w:left="720" w:firstLine="0"/>
            <w:rPr>
              <w:rFonts w:ascii="Arial" w:cs="Arial" w:eastAsia="Arial" w:hAnsi="Arial"/>
            </w:rPr>
          </w:pPr>
          <w:hyperlink w:anchor="bookmark=id.40ew0vw">
            <w:r w:rsidDel="00000000" w:rsidR="00000000" w:rsidRPr="00000000">
              <w:rPr>
                <w:rFonts w:ascii="Arial" w:cs="Arial" w:eastAsia="Arial" w:hAnsi="Arial"/>
                <w:color w:val="000000"/>
                <w:rtl w:val="0"/>
              </w:rPr>
              <w:t xml:space="preserve">Insurance information page 3: Medicare detail</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C">
          <w:pPr>
            <w:tabs>
              <w:tab w:val="right" w:leader="none" w:pos="9360"/>
            </w:tabs>
            <w:spacing w:before="60" w:lineRule="auto"/>
            <w:ind w:left="720" w:firstLine="0"/>
            <w:rPr>
              <w:rFonts w:ascii="Arial" w:cs="Arial" w:eastAsia="Arial" w:hAnsi="Arial"/>
            </w:rPr>
          </w:pPr>
          <w:hyperlink w:anchor="bookmark=id.1tuee74">
            <w:r w:rsidDel="00000000" w:rsidR="00000000" w:rsidRPr="00000000">
              <w:rPr>
                <w:rFonts w:ascii="Arial" w:cs="Arial" w:eastAsia="Arial" w:hAnsi="Arial"/>
                <w:color w:val="000000"/>
                <w:rtl w:val="0"/>
              </w:rPr>
              <w:t xml:space="preserve">Insurance information page 4: Other coverage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D">
          <w:pPr>
            <w:tabs>
              <w:tab w:val="right" w:leader="none" w:pos="9360"/>
            </w:tabs>
            <w:spacing w:before="60" w:lineRule="auto"/>
            <w:ind w:left="720" w:firstLine="0"/>
            <w:rPr>
              <w:rFonts w:ascii="Arial" w:cs="Arial" w:eastAsia="Arial" w:hAnsi="Arial"/>
            </w:rPr>
          </w:pPr>
          <w:hyperlink w:anchor="bookmark=id.2szc72q">
            <w:r w:rsidDel="00000000" w:rsidR="00000000" w:rsidRPr="00000000">
              <w:rPr>
                <w:rFonts w:ascii="Arial" w:cs="Arial" w:eastAsia="Arial" w:hAnsi="Arial"/>
                <w:rtl w:val="0"/>
              </w:rPr>
              <w:t xml:space="preserve">Insurance information page 5: VA facility</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E">
          <w:pPr>
            <w:tabs>
              <w:tab w:val="right" w:leader="none" w:pos="9360"/>
            </w:tabs>
            <w:spacing w:before="60" w:lineRule="auto"/>
            <w:ind w:left="360" w:firstLine="0"/>
            <w:rPr>
              <w:rFonts w:ascii="Arial" w:cs="Arial" w:eastAsia="Arial" w:hAnsi="Arial"/>
            </w:rPr>
          </w:pPr>
          <w:hyperlink w:anchor="bookmark=id.yn7avxrdejq">
            <w:r w:rsidDel="00000000" w:rsidR="00000000" w:rsidRPr="00000000">
              <w:rPr>
                <w:rFonts w:ascii="Arial" w:cs="Arial" w:eastAsia="Arial" w:hAnsi="Arial"/>
                <w:rtl w:val="0"/>
              </w:rPr>
              <w:t xml:space="preserve">Review Application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F">
          <w:pPr>
            <w:tabs>
              <w:tab w:val="right" w:leader="none" w:pos="9360"/>
            </w:tabs>
            <w:spacing w:before="200" w:lineRule="auto"/>
            <w:rPr>
              <w:rFonts w:ascii="Arial" w:cs="Arial" w:eastAsia="Arial" w:hAnsi="Arial"/>
            </w:rPr>
          </w:pPr>
          <w:hyperlink w:anchor="_heading=h.279ka65">
            <w:r w:rsidDel="00000000" w:rsidR="00000000" w:rsidRPr="00000000">
              <w:rPr>
                <w:rFonts w:ascii="Arial" w:cs="Arial" w:eastAsia="Arial" w:hAnsi="Arial"/>
                <w:color w:val="000000"/>
                <w:rtl w:val="0"/>
              </w:rPr>
              <w:t xml:space="preserve">Health Care Application Issues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40">
          <w:pPr>
            <w:tabs>
              <w:tab w:val="right" w:leader="none" w:pos="9360"/>
            </w:tabs>
            <w:spacing w:before="60" w:lineRule="auto"/>
            <w:ind w:left="360" w:firstLine="0"/>
            <w:rPr>
              <w:rFonts w:ascii="Arial" w:cs="Arial" w:eastAsia="Arial" w:hAnsi="Arial"/>
            </w:rPr>
          </w:pPr>
          <w:hyperlink w:anchor="_heading=h.meukdy">
            <w:r w:rsidDel="00000000" w:rsidR="00000000" w:rsidRPr="00000000">
              <w:rPr>
                <w:rFonts w:ascii="Arial" w:cs="Arial" w:eastAsia="Arial" w:hAnsi="Arial"/>
                <w:color w:val="000000"/>
                <w:rtl w:val="0"/>
              </w:rPr>
              <w:t xml:space="preserve">Questions about the content of the application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41">
          <w:pPr>
            <w:tabs>
              <w:tab w:val="right" w:leader="none" w:pos="9360"/>
            </w:tabs>
            <w:spacing w:before="60" w:lineRule="auto"/>
            <w:ind w:left="360" w:firstLine="0"/>
            <w:rPr>
              <w:rFonts w:ascii="Arial" w:cs="Arial" w:eastAsia="Arial" w:hAnsi="Arial"/>
            </w:rPr>
          </w:pPr>
          <w:hyperlink w:anchor="_heading=h.36ei31r">
            <w:r w:rsidDel="00000000" w:rsidR="00000000" w:rsidRPr="00000000">
              <w:rPr>
                <w:rFonts w:ascii="Arial" w:cs="Arial" w:eastAsia="Arial" w:hAnsi="Arial"/>
                <w:color w:val="000000"/>
                <w:rtl w:val="0"/>
              </w:rPr>
              <w:t xml:space="preserve">Application is pre-filled with incorrect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42">
          <w:pPr>
            <w:tabs>
              <w:tab w:val="right" w:leader="none" w:pos="9360"/>
            </w:tabs>
            <w:spacing w:before="60" w:lineRule="auto"/>
            <w:ind w:left="360" w:firstLine="0"/>
            <w:rPr>
              <w:rFonts w:ascii="Arial" w:cs="Arial" w:eastAsia="Arial" w:hAnsi="Arial"/>
            </w:rPr>
          </w:pPr>
          <w:hyperlink w:anchor="_heading=h.1ljsd9k">
            <w:r w:rsidDel="00000000" w:rsidR="00000000" w:rsidRPr="00000000">
              <w:rPr>
                <w:rFonts w:ascii="Arial" w:cs="Arial" w:eastAsia="Arial" w:hAnsi="Arial"/>
                <w:color w:val="000000"/>
                <w:rtl w:val="0"/>
              </w:rPr>
              <w:t xml:space="preserve">Veteran can’t move forward </w:t>
            </w:r>
          </w:hyperlink>
          <w:hyperlink w:anchor="_heading=h.1ljsd9k">
            <w:r w:rsidDel="00000000" w:rsidR="00000000" w:rsidRPr="00000000">
              <w:rPr>
                <w:rFonts w:ascii="Arial" w:cs="Arial" w:eastAsia="Arial" w:hAnsi="Arial"/>
                <w:rtl w:val="0"/>
              </w:rPr>
              <w:t xml:space="preserve">with</w:t>
            </w:r>
          </w:hyperlink>
          <w:hyperlink w:anchor="_heading=h.1ljsd9k">
            <w:r w:rsidDel="00000000" w:rsidR="00000000" w:rsidRPr="00000000">
              <w:rPr>
                <w:rFonts w:ascii="Arial" w:cs="Arial" w:eastAsia="Arial" w:hAnsi="Arial"/>
                <w:color w:val="000000"/>
                <w:rtl w:val="0"/>
              </w:rPr>
              <w:t xml:space="preserve"> their application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43">
          <w:pPr>
            <w:tabs>
              <w:tab w:val="right" w:leader="none" w:pos="9360"/>
            </w:tabs>
            <w:spacing w:before="60" w:lineRule="auto"/>
            <w:ind w:left="360" w:firstLine="0"/>
            <w:rPr>
              <w:rFonts w:ascii="Arial" w:cs="Arial" w:eastAsia="Arial" w:hAnsi="Arial"/>
            </w:rPr>
          </w:pPr>
          <w:hyperlink w:anchor="bookmark=id.lapkmh7uvrdh">
            <w:r w:rsidDel="00000000" w:rsidR="00000000" w:rsidRPr="00000000">
              <w:rPr>
                <w:rFonts w:ascii="Arial" w:cs="Arial" w:eastAsia="Arial" w:hAnsi="Arial"/>
                <w:rtl w:val="0"/>
              </w:rPr>
              <w:t xml:space="preserve">Veteran can’t upload a document</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44">
          <w:pPr>
            <w:tabs>
              <w:tab w:val="right" w:leader="none" w:pos="9360"/>
            </w:tabs>
            <w:spacing w:after="80" w:before="60" w:lineRule="auto"/>
            <w:ind w:left="360" w:firstLine="0"/>
            <w:rPr>
              <w:rFonts w:ascii="Arial" w:cs="Arial" w:eastAsia="Arial" w:hAnsi="Arial"/>
            </w:rPr>
          </w:pPr>
          <w:hyperlink w:anchor="_heading=h.2koq656">
            <w:r w:rsidDel="00000000" w:rsidR="00000000" w:rsidRPr="00000000">
              <w:rPr>
                <w:rFonts w:ascii="Arial" w:cs="Arial" w:eastAsia="Arial" w:hAnsi="Arial"/>
                <w:color w:val="000000"/>
                <w:rtl w:val="0"/>
              </w:rPr>
              <w:t xml:space="preserve">Veteran is having trouble upgrading their LOA1 account to an LOA3 account</w:t>
            </w:r>
          </w:hyperlink>
          <w:r w:rsidDel="00000000" w:rsidR="00000000" w:rsidRPr="00000000">
            <w:rPr>
              <w:rtl w:val="0"/>
            </w:rPr>
          </w:r>
        </w:p>
        <w:p w:rsidR="00000000" w:rsidDel="00000000" w:rsidP="00000000" w:rsidRDefault="00000000" w:rsidRPr="00000000" w14:paraId="00000045">
          <w:pPr>
            <w:tabs>
              <w:tab w:val="right" w:leader="none" w:pos="9360"/>
            </w:tabs>
            <w:spacing w:after="80" w:before="60" w:lineRule="auto"/>
            <w:ind w:left="360" w:firstLine="0"/>
            <w:rPr>
              <w:rFonts w:ascii="Arial" w:cs="Arial" w:eastAsia="Arial" w:hAnsi="Arial"/>
            </w:rPr>
          </w:pPr>
          <w:r w:rsidDel="00000000" w:rsidR="00000000" w:rsidRPr="00000000">
            <w:rPr>
              <w:rFonts w:ascii="Arial" w:cs="Arial" w:eastAsia="Arial" w:hAnsi="Arial"/>
              <w:rtl w:val="0"/>
            </w:rPr>
            <w:t xml:space="preserve">Veteran has received an email stating that their application was not successfully submitted and they will need to resubmit their application</w:t>
          </w:r>
        </w:p>
        <w:p w:rsidR="00000000" w:rsidDel="00000000" w:rsidP="00000000" w:rsidRDefault="00000000" w:rsidRPr="00000000" w14:paraId="00000046">
          <w:pPr>
            <w:tabs>
              <w:tab w:val="right" w:leader="none" w:pos="9360"/>
            </w:tabs>
            <w:spacing w:after="80" w:before="60" w:lineRule="auto"/>
            <w:ind w:left="360" w:firstLine="0"/>
            <w:rPr>
              <w:rFonts w:ascii="Arial" w:cs="Arial" w:eastAsia="Arial" w:hAnsi="Arial"/>
            </w:rPr>
          </w:pPr>
          <w:r w:rsidDel="00000000" w:rsidR="00000000" w:rsidRPr="00000000">
            <w:rPr>
              <w:rFonts w:ascii="Arial" w:cs="Arial" w:eastAsia="Arial" w:hAnsi="Arial"/>
              <w:rtl w:val="0"/>
            </w:rPr>
            <w:t xml:space="preserve">Veteran receives error message “We didn’t receive your online application”</w:t>
          </w:r>
          <w:r w:rsidDel="00000000" w:rsidR="00000000" w:rsidRPr="00000000">
            <w:fldChar w:fldCharType="end"/>
          </w:r>
        </w:p>
      </w:sdtContent>
    </w:sdt>
    <w:p w:rsidR="00000000" w:rsidDel="00000000" w:rsidP="00000000" w:rsidRDefault="00000000" w:rsidRPr="00000000" w14:paraId="00000047">
      <w:pPr>
        <w:pStyle w:val="Heading1"/>
        <w:rPr>
          <w:rFonts w:ascii="Arial" w:cs="Arial" w:eastAsia="Arial" w:hAnsi="Arial"/>
          <w:color w:val="000000"/>
          <w:sz w:val="32"/>
          <w:szCs w:val="32"/>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rFonts w:ascii="Arial" w:cs="Arial" w:eastAsia="Arial" w:hAnsi="Arial"/>
          <w:b w:val="0"/>
          <w:color w:val="000000"/>
          <w:sz w:val="28"/>
          <w:szCs w:val="28"/>
        </w:rPr>
      </w:pPr>
      <w:bookmarkStart w:colFirst="0" w:colLast="0" w:name="_heading=h.1fob9te" w:id="2"/>
      <w:bookmarkEnd w:id="2"/>
      <w:r w:rsidDel="00000000" w:rsidR="00000000" w:rsidRPr="00000000">
        <w:rPr>
          <w:rFonts w:ascii="Arial" w:cs="Arial" w:eastAsia="Arial" w:hAnsi="Arial"/>
          <w:b w:val="0"/>
          <w:color w:val="000000"/>
          <w:sz w:val="28"/>
          <w:szCs w:val="28"/>
          <w:rtl w:val="0"/>
        </w:rPr>
        <w:t xml:space="preserve">Health Care Application Overview and Navigation</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40" w:line="276" w:lineRule="auto"/>
        <w:rPr>
          <w:rFonts w:ascii="Arial" w:cs="Arial" w:eastAsia="Arial" w:hAnsi="Arial"/>
          <w:color w:val="000000"/>
        </w:rPr>
      </w:pP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rtl w:val="0"/>
        </w:rPr>
        <w:t xml:space="preserve">VA.gov users</w:t>
      </w:r>
      <w:r w:rsidDel="00000000" w:rsidR="00000000" w:rsidRPr="00000000">
        <w:rPr>
          <w:rFonts w:ascii="Arial" w:cs="Arial" w:eastAsia="Arial" w:hAnsi="Arial"/>
          <w:color w:val="000000"/>
          <w:rtl w:val="0"/>
        </w:rPr>
        <w:t xml:space="preserve"> can apply for health care benefits by filling out the online application (VA form 10-10EZ). Users with no account, an LOA1 account (not identity verified), or an LOA3 account (identity verified) can access and complete the application.</w:t>
      </w:r>
    </w:p>
    <w:p w:rsidR="00000000" w:rsidDel="00000000" w:rsidP="00000000" w:rsidRDefault="00000000" w:rsidRPr="00000000" w14:paraId="0000004A">
      <w:pPr>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color w:val="000000"/>
          <w:rtl w:val="0"/>
        </w:rPr>
        <w:t xml:space="preserve">A user can find the health care application at https://www.va.gov/health-care/apply-for-health-care-form-10-10ez/introduction  or the following locations on VA.gov:</w:t>
      </w:r>
      <w:r w:rsidDel="00000000" w:rsidR="00000000" w:rsidRPr="00000000">
        <w:rPr>
          <w:rtl w:val="0"/>
        </w:rPr>
      </w:r>
    </w:p>
    <w:p w:rsidR="00000000" w:rsidDel="00000000" w:rsidP="00000000" w:rsidRDefault="00000000" w:rsidRPr="00000000" w14:paraId="0000004C">
      <w:pPr>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E">
      <w:pPr>
        <w:numPr>
          <w:ilvl w:val="0"/>
          <w:numId w:val="5"/>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 the main menu drop-down</w:t>
      </w:r>
    </w:p>
    <w:p w:rsidR="00000000" w:rsidDel="00000000" w:rsidP="00000000" w:rsidRDefault="00000000" w:rsidRPr="00000000" w14:paraId="0000004F">
      <w:pPr>
        <w:rPr>
          <w:rFonts w:ascii="Arial" w:cs="Arial" w:eastAsia="Arial" w:hAnsi="Arial"/>
          <w:color w:val="000000"/>
        </w:rPr>
      </w:pPr>
      <w:r w:rsidDel="00000000" w:rsidR="00000000" w:rsidRPr="00000000">
        <w:rPr>
          <w:rtl w:val="0"/>
        </w:rPr>
      </w:r>
    </w:p>
    <w:p w:rsidR="00000000" w:rsidDel="00000000" w:rsidP="00000000" w:rsidRDefault="00000000" w:rsidRPr="00000000" w14:paraId="00000050">
      <w:pPr>
        <w:ind w:left="360" w:firstLine="0"/>
        <w:rPr>
          <w:rFonts w:ascii="Arial" w:cs="Arial" w:eastAsia="Arial" w:hAnsi="Arial"/>
          <w:color w:val="000000"/>
        </w:rPr>
      </w:pPr>
      <w:r w:rsidDel="00000000" w:rsidR="00000000" w:rsidRPr="00000000">
        <w:rPr>
          <w:rFonts w:ascii="Arial" w:cs="Arial" w:eastAsia="Arial" w:hAnsi="Arial"/>
        </w:rPr>
        <w:drawing>
          <wp:inline distB="0" distT="0" distL="0" distR="0">
            <wp:extent cx="5546090" cy="3208020"/>
            <wp:effectExtent b="0" l="0" r="0" t="0"/>
            <wp:docPr id="359" name="image60.png"/>
            <a:graphic>
              <a:graphicData uri="http://schemas.openxmlformats.org/drawingml/2006/picture">
                <pic:pic>
                  <pic:nvPicPr>
                    <pic:cNvPr id="0" name="image60.png"/>
                    <pic:cNvPicPr preferRelativeResize="0"/>
                  </pic:nvPicPr>
                  <pic:blipFill>
                    <a:blip r:embed="rId10"/>
                    <a:srcRect b="0" l="0" r="0" t="0"/>
                    <a:stretch>
                      <a:fillRect/>
                    </a:stretch>
                  </pic:blipFill>
                  <pic:spPr>
                    <a:xfrm>
                      <a:off x="0" y="0"/>
                      <a:ext cx="5546090" cy="320802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360" w:firstLine="0"/>
        <w:rPr>
          <w:rFonts w:ascii="Arial" w:cs="Arial" w:eastAsia="Arial" w:hAnsi="Arial"/>
          <w:color w:val="000000"/>
          <w:sz w:val="14"/>
          <w:szCs w:val="14"/>
        </w:rPr>
      </w:pPr>
      <w:r w:rsidDel="00000000" w:rsidR="00000000" w:rsidRPr="00000000">
        <w:rPr>
          <w:rtl w:val="0"/>
        </w:rPr>
      </w:r>
    </w:p>
    <w:p w:rsidR="00000000" w:rsidDel="00000000" w:rsidP="00000000" w:rsidRDefault="00000000" w:rsidRPr="00000000" w14:paraId="00000052">
      <w:pPr>
        <w:ind w:left="36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3">
      <w:pPr>
        <w:numPr>
          <w:ilvl w:val="0"/>
          <w:numId w:val="5"/>
        </w:numPr>
        <w:ind w:left="720" w:hanging="360"/>
        <w:rPr>
          <w:rFonts w:ascii="Arial" w:cs="Arial" w:eastAsia="Arial" w:hAnsi="Arial"/>
        </w:rPr>
      </w:pPr>
      <w:r w:rsidDel="00000000" w:rsidR="00000000" w:rsidRPr="00000000">
        <w:rPr>
          <w:rFonts w:ascii="Arial" w:cs="Arial" w:eastAsia="Arial" w:hAnsi="Arial"/>
          <w:color w:val="000000"/>
          <w:rtl w:val="0"/>
        </w:rPr>
        <w:t xml:space="preserve">In the health care benefit hub: </w:t>
      </w:r>
      <w:hyperlink r:id="rId11">
        <w:r w:rsidDel="00000000" w:rsidR="00000000" w:rsidRPr="00000000">
          <w:rPr>
            <w:rFonts w:ascii="Arial" w:cs="Arial" w:eastAsia="Arial" w:hAnsi="Arial"/>
            <w:color w:val="000000"/>
            <w:u w:val="single"/>
            <w:rtl w:val="0"/>
          </w:rPr>
          <w:t xml:space="preserve">https://www.va.gov/health-care/</w:t>
        </w:r>
      </w:hyperlink>
      <w:r w:rsidDel="00000000" w:rsidR="00000000" w:rsidRPr="00000000">
        <w:rPr>
          <w:rtl w:val="0"/>
        </w:rPr>
      </w:r>
    </w:p>
    <w:p w:rsidR="00000000" w:rsidDel="00000000" w:rsidP="00000000" w:rsidRDefault="00000000" w:rsidRPr="00000000" w14:paraId="00000054">
      <w:pPr>
        <w:ind w:left="360" w:firstLine="0"/>
        <w:rPr>
          <w:rFonts w:ascii="Arial" w:cs="Arial" w:eastAsia="Arial" w:hAnsi="Arial"/>
          <w:color w:val="000000"/>
        </w:rPr>
      </w:pPr>
      <w:r w:rsidDel="00000000" w:rsidR="00000000" w:rsidRPr="00000000">
        <w:rPr>
          <w:rFonts w:ascii="Arial" w:cs="Arial" w:eastAsia="Arial" w:hAnsi="Arial"/>
        </w:rPr>
        <w:drawing>
          <wp:inline distB="0" distT="0" distL="0" distR="0">
            <wp:extent cx="4909185" cy="3716020"/>
            <wp:effectExtent b="12700" l="12700" r="12700" t="12700"/>
            <wp:docPr id="358" name="image62.png"/>
            <a:graphic>
              <a:graphicData uri="http://schemas.openxmlformats.org/drawingml/2006/picture">
                <pic:pic>
                  <pic:nvPicPr>
                    <pic:cNvPr id="0" name="image62.png"/>
                    <pic:cNvPicPr preferRelativeResize="0"/>
                  </pic:nvPicPr>
                  <pic:blipFill>
                    <a:blip r:embed="rId12"/>
                    <a:srcRect b="0" l="0" r="0" t="0"/>
                    <a:stretch>
                      <a:fillRect/>
                    </a:stretch>
                  </pic:blipFill>
                  <pic:spPr>
                    <a:xfrm>
                      <a:off x="0" y="0"/>
                      <a:ext cx="4909185" cy="371602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rFonts w:ascii="Arial" w:cs="Arial" w:eastAsia="Arial" w:hAnsi="Arial"/>
          <w:color w:val="000000"/>
        </w:rPr>
      </w:pPr>
      <w:bookmarkStart w:colFirst="0" w:colLast="0" w:name="_heading=h.3znysh7" w:id="3"/>
      <w:bookmarkEnd w:id="3"/>
      <w:r w:rsidDel="00000000" w:rsidR="00000000" w:rsidRPr="00000000">
        <w:rPr>
          <w:rFonts w:ascii="Arial" w:cs="Arial" w:eastAsia="Arial" w:hAnsi="Arial"/>
          <w:b w:val="0"/>
          <w:color w:val="000000"/>
          <w:sz w:val="28"/>
          <w:szCs w:val="28"/>
          <w:rtl w:val="0"/>
        </w:rPr>
        <w:t xml:space="preserve">Health Care Application Introduction Page</w:t>
      </w: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color w:val="000000"/>
          <w:rtl w:val="0"/>
        </w:rPr>
        <w:br w:type="textWrapping"/>
        <w:t xml:space="preserve">Currently, the Health Care Application is available on VA.gov (https://www.va.gov/health-care/apply-for-health-care-form-10-10ez/introduction ) to all users who come to the site, whether they are signed in or signed out, or whether they are LOA1 or LOA3.</w:t>
      </w:r>
      <w:r w:rsidDel="00000000" w:rsidR="00000000" w:rsidRPr="00000000">
        <w:rPr>
          <w:rtl w:val="0"/>
        </w:rPr>
      </w:r>
    </w:p>
    <w:p w:rsidR="00000000" w:rsidDel="00000000" w:rsidP="00000000" w:rsidRDefault="00000000" w:rsidRPr="00000000" w14:paraId="00000057">
      <w:pPr>
        <w:rPr>
          <w:rFonts w:ascii="Arial" w:cs="Arial" w:eastAsia="Arial" w:hAnsi="Arial"/>
          <w:color w:val="000000"/>
        </w:rPr>
      </w:pPr>
      <w:r w:rsidDel="00000000" w:rsidR="00000000" w:rsidRPr="00000000">
        <w:rPr>
          <w:rtl w:val="0"/>
        </w:rPr>
      </w:r>
    </w:p>
    <w:bookmarkStart w:colFirst="0" w:colLast="0" w:name="bookmark=id.2et92p0" w:id="4"/>
    <w:bookmarkEnd w:id="4"/>
    <w:p w:rsidR="00000000" w:rsidDel="00000000" w:rsidP="00000000" w:rsidRDefault="00000000" w:rsidRPr="00000000" w14:paraId="00000058">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Signed out users</w:t>
      </w:r>
    </w:p>
    <w:p w:rsidR="00000000" w:rsidDel="00000000" w:rsidP="00000000" w:rsidRDefault="00000000" w:rsidRPr="00000000" w14:paraId="00000059">
      <w:pPr>
        <w:rPr>
          <w:rFonts w:ascii="Arial" w:cs="Arial" w:eastAsia="Arial" w:hAnsi="Arial"/>
          <w:color w:val="000000"/>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color w:val="000000"/>
          <w:rtl w:val="0"/>
        </w:rPr>
        <w:t xml:space="preserve">Signed out application introduction page: https://www.va.gov/health-care/apply-for-health-care-form-10-10ez/introduction.</w:t>
      </w:r>
      <w:r w:rsidDel="00000000" w:rsidR="00000000" w:rsidRPr="00000000">
        <w:rPr>
          <w:rtl w:val="0"/>
        </w:rPr>
      </w:r>
    </w:p>
    <w:p w:rsidR="00000000" w:rsidDel="00000000" w:rsidP="00000000" w:rsidRDefault="00000000" w:rsidRPr="00000000" w14:paraId="0000005B">
      <w:pPr>
        <w:rPr>
          <w:rFonts w:ascii="Arial" w:cs="Arial" w:eastAsia="Arial" w:hAnsi="Arial"/>
          <w:color w:val="000000"/>
        </w:rPr>
      </w:pPr>
      <w:r w:rsidDel="00000000" w:rsidR="00000000" w:rsidRPr="00000000">
        <w:rPr>
          <w:rtl w:val="0"/>
        </w:rPr>
      </w:r>
    </w:p>
    <w:p w:rsidR="00000000" w:rsidDel="00000000" w:rsidP="00000000" w:rsidRDefault="00000000" w:rsidRPr="00000000" w14:paraId="0000005C">
      <w:pPr>
        <w:rPr>
          <w:rFonts w:ascii="Arial" w:cs="Arial" w:eastAsia="Arial" w:hAnsi="Arial"/>
          <w:color w:val="000000"/>
        </w:rPr>
      </w:pPr>
      <w:r w:rsidDel="00000000" w:rsidR="00000000" w:rsidRPr="00000000">
        <w:rPr>
          <w:rFonts w:ascii="Arial" w:cs="Arial" w:eastAsia="Arial" w:hAnsi="Arial"/>
          <w:rtl w:val="0"/>
        </w:rPr>
        <w:t xml:space="preserve">Signed-out</w:t>
      </w:r>
      <w:r w:rsidDel="00000000" w:rsidR="00000000" w:rsidRPr="00000000">
        <w:rPr>
          <w:rFonts w:ascii="Arial" w:cs="Arial" w:eastAsia="Arial" w:hAnsi="Arial"/>
          <w:color w:val="000000"/>
          <w:rtl w:val="0"/>
        </w:rPr>
        <w:t xml:space="preserve"> users will access the health care application through the health care application introduction page.</w:t>
      </w:r>
    </w:p>
    <w:p w:rsidR="00000000" w:rsidDel="00000000" w:rsidP="00000000" w:rsidRDefault="00000000" w:rsidRPr="00000000" w14:paraId="0000005D">
      <w:pPr>
        <w:rPr>
          <w:rFonts w:ascii="Arial" w:cs="Arial" w:eastAsia="Arial" w:hAnsi="Arial"/>
          <w:color w:val="000000"/>
        </w:rPr>
      </w:pPr>
      <w:r w:rsidDel="00000000" w:rsidR="00000000" w:rsidRPr="00000000">
        <w:rPr>
          <w:rtl w:val="0"/>
        </w:rPr>
      </w:r>
    </w:p>
    <w:p w:rsidR="00000000" w:rsidDel="00000000" w:rsidP="00000000" w:rsidRDefault="00000000" w:rsidRPr="00000000" w14:paraId="0000005E">
      <w:pPr>
        <w:rPr>
          <w:rFonts w:ascii="Arial" w:cs="Arial" w:eastAsia="Arial" w:hAnsi="Arial"/>
          <w:color w:val="000000"/>
        </w:rPr>
      </w:pPr>
      <w:r w:rsidDel="00000000" w:rsidR="00000000" w:rsidRPr="00000000">
        <w:rPr>
          <w:rFonts w:ascii="Arial" w:cs="Arial" w:eastAsia="Arial" w:hAnsi="Arial"/>
          <w:color w:val="000000"/>
          <w:rtl w:val="0"/>
        </w:rPr>
        <w:t xml:space="preserve">On this page, we strongly encourage people to log in before applying and have a call out to previous applicants to log in and check their status. These are at the top of the introduction page of the health care application:</w:t>
      </w:r>
    </w:p>
    <w:p w:rsidR="00000000" w:rsidDel="00000000" w:rsidP="00000000" w:rsidRDefault="00000000" w:rsidRPr="00000000" w14:paraId="0000005F">
      <w:pPr>
        <w:rPr>
          <w:rFonts w:ascii="Arial" w:cs="Arial" w:eastAsia="Arial" w:hAnsi="Arial"/>
          <w:color w:val="000000"/>
        </w:rPr>
      </w:pPr>
      <w:r w:rsidDel="00000000" w:rsidR="00000000" w:rsidRPr="00000000">
        <w:rPr>
          <w:rtl w:val="0"/>
        </w:rPr>
      </w:r>
    </w:p>
    <w:p w:rsidR="00000000" w:rsidDel="00000000" w:rsidP="00000000" w:rsidRDefault="00000000" w:rsidRPr="00000000" w14:paraId="00000060">
      <w:pPr>
        <w:rPr>
          <w:rFonts w:ascii="Arial" w:cs="Arial" w:eastAsia="Arial" w:hAnsi="Arial"/>
          <w:color w:val="000000"/>
        </w:rPr>
      </w:pPr>
      <w:r w:rsidDel="00000000" w:rsidR="00000000" w:rsidRPr="00000000">
        <w:rPr>
          <w:rFonts w:ascii="Arial" w:cs="Arial" w:eastAsia="Arial" w:hAnsi="Arial"/>
        </w:rPr>
        <w:drawing>
          <wp:inline distB="0" distT="0" distL="0" distR="0">
            <wp:extent cx="4691063" cy="3771068"/>
            <wp:effectExtent b="12700" l="12700" r="12700" t="12700"/>
            <wp:docPr descr="A screenshot of a social media post&#10;&#10;Description automatically generated" id="361" name="image69.png"/>
            <a:graphic>
              <a:graphicData uri="http://schemas.openxmlformats.org/drawingml/2006/picture">
                <pic:pic>
                  <pic:nvPicPr>
                    <pic:cNvPr descr="A screenshot of a social media post&#10;&#10;Description automatically generated" id="0" name="image69.png"/>
                    <pic:cNvPicPr preferRelativeResize="0"/>
                  </pic:nvPicPr>
                  <pic:blipFill>
                    <a:blip r:embed="rId13"/>
                    <a:srcRect b="15615" l="0" r="0" t="0"/>
                    <a:stretch>
                      <a:fillRect/>
                    </a:stretch>
                  </pic:blipFill>
                  <pic:spPr>
                    <a:xfrm>
                      <a:off x="0" y="0"/>
                      <a:ext cx="4691063" cy="37710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color w:val="000000"/>
          <w:rtl w:val="0"/>
        </w:rPr>
        <w:br w:type="textWrapping"/>
        <w:t xml:space="preserve">Signed out ID page link: </w:t>
      </w:r>
      <w:hyperlink r:id="rId14">
        <w:r w:rsidDel="00000000" w:rsidR="00000000" w:rsidRPr="00000000">
          <w:rPr>
            <w:rFonts w:ascii="Arial" w:cs="Arial" w:eastAsia="Arial" w:hAnsi="Arial"/>
            <w:color w:val="000000"/>
            <w:rtl w:val="0"/>
          </w:rPr>
          <w:t xml:space="preserve">https://www.va.gov/health-care/apply-for-health-care-form-10-10ez/id-form</w:t>
        </w:r>
      </w:hyperlink>
      <w:r w:rsidDel="00000000" w:rsidR="00000000" w:rsidRPr="00000000">
        <w:br w:type="page"/>
      </w:r>
      <w:r w:rsidDel="00000000" w:rsidR="00000000" w:rsidRPr="00000000">
        <w:rPr>
          <w:rtl w:val="0"/>
        </w:rPr>
      </w:r>
    </w:p>
    <w:p w:rsidR="00000000" w:rsidDel="00000000" w:rsidP="00000000" w:rsidRDefault="00000000" w:rsidRPr="00000000" w14:paraId="00000062">
      <w:pPr>
        <w:rPr>
          <w:rFonts w:ascii="Arial" w:cs="Arial" w:eastAsia="Arial" w:hAnsi="Arial"/>
          <w:color w:val="000000"/>
        </w:rPr>
      </w:pPr>
      <w:r w:rsidDel="00000000" w:rsidR="00000000" w:rsidRPr="00000000">
        <w:rPr>
          <w:rFonts w:ascii="Arial" w:cs="Arial" w:eastAsia="Arial" w:hAnsi="Arial"/>
          <w:rtl w:val="0"/>
        </w:rPr>
        <w:t xml:space="preserve">Signed-out</w:t>
      </w:r>
      <w:r w:rsidDel="00000000" w:rsidR="00000000" w:rsidRPr="00000000">
        <w:rPr>
          <w:rFonts w:ascii="Arial" w:cs="Arial" w:eastAsia="Arial" w:hAnsi="Arial"/>
          <w:color w:val="000000"/>
          <w:rtl w:val="0"/>
        </w:rPr>
        <w:t xml:space="preserve"> users can access the health care application. </w:t>
      </w:r>
      <w:r w:rsidDel="00000000" w:rsidR="00000000" w:rsidRPr="00000000">
        <w:rPr>
          <w:rFonts w:ascii="Arial" w:cs="Arial" w:eastAsia="Arial" w:hAnsi="Arial"/>
          <w:rtl w:val="0"/>
        </w:rPr>
        <w:t xml:space="preserve">T</w:t>
      </w:r>
      <w:r w:rsidDel="00000000" w:rsidR="00000000" w:rsidRPr="00000000">
        <w:rPr>
          <w:rFonts w:ascii="Arial" w:cs="Arial" w:eastAsia="Arial" w:hAnsi="Arial"/>
          <w:color w:val="000000"/>
          <w:rtl w:val="0"/>
        </w:rPr>
        <w:t xml:space="preserve">hey </w:t>
      </w:r>
      <w:r w:rsidDel="00000000" w:rsidR="00000000" w:rsidRPr="00000000">
        <w:rPr>
          <w:rFonts w:ascii="Arial" w:cs="Arial" w:eastAsia="Arial" w:hAnsi="Arial"/>
          <w:rtl w:val="0"/>
        </w:rPr>
        <w:t xml:space="preserve">can do so </w:t>
      </w:r>
      <w:r w:rsidDel="00000000" w:rsidR="00000000" w:rsidRPr="00000000">
        <w:rPr>
          <w:rFonts w:ascii="Arial" w:cs="Arial" w:eastAsia="Arial" w:hAnsi="Arial"/>
          <w:color w:val="000000"/>
          <w:rtl w:val="0"/>
        </w:rPr>
        <w:t xml:space="preserve">through a screener ID page where their entered personal information is used to scan the MVI (Master Veteran Index) and the ESR (Enrollment System) for existing records. They are shown the screener ID page immediately upon clicking “Start your application without signing in.”</w:t>
      </w:r>
    </w:p>
    <w:p w:rsidR="00000000" w:rsidDel="00000000" w:rsidP="00000000" w:rsidRDefault="00000000" w:rsidRPr="00000000" w14:paraId="00000063">
      <w:pPr>
        <w:rPr>
          <w:rFonts w:ascii="Arial" w:cs="Arial" w:eastAsia="Arial" w:hAnsi="Arial"/>
          <w:color w:val="000000"/>
        </w:rPr>
      </w:pPr>
      <w:r w:rsidDel="00000000" w:rsidR="00000000" w:rsidRPr="00000000">
        <w:rPr>
          <w:rtl w:val="0"/>
        </w:rPr>
      </w:r>
    </w:p>
    <w:p w:rsidR="00000000" w:rsidDel="00000000" w:rsidP="00000000" w:rsidRDefault="00000000" w:rsidRPr="00000000" w14:paraId="00000064">
      <w:pPr>
        <w:rPr>
          <w:rFonts w:ascii="Arial" w:cs="Arial" w:eastAsia="Arial" w:hAnsi="Arial"/>
          <w:color w:val="000000"/>
        </w:rPr>
      </w:pPr>
      <w:r w:rsidDel="00000000" w:rsidR="00000000" w:rsidRPr="00000000">
        <w:rPr>
          <w:rFonts w:ascii="Arial" w:cs="Arial" w:eastAsia="Arial" w:hAnsi="Arial"/>
        </w:rPr>
        <w:drawing>
          <wp:inline distB="0" distT="0" distL="0" distR="0">
            <wp:extent cx="5981700" cy="4393565"/>
            <wp:effectExtent b="0" l="0" r="0" t="0"/>
            <wp:docPr id="360"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5981700" cy="439356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6">
      <w:pPr>
        <w:rPr>
          <w:rFonts w:ascii="Arial" w:cs="Arial" w:eastAsia="Arial" w:hAnsi="Arial"/>
          <w:color w:val="000000"/>
        </w:rPr>
      </w:pPr>
      <w:r w:rsidDel="00000000" w:rsidR="00000000" w:rsidRPr="00000000">
        <w:rPr>
          <w:rFonts w:ascii="Arial" w:cs="Arial" w:eastAsia="Arial" w:hAnsi="Arial"/>
          <w:color w:val="000000"/>
          <w:rtl w:val="0"/>
        </w:rPr>
        <w:t xml:space="preserve">The screener ID page asks them for their first and last name, date of birth (DOB), and Social Security number (Social Security number).</w:t>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Pr>
        <w:drawing>
          <wp:inline distB="114300" distT="114300" distL="114300" distR="114300">
            <wp:extent cx="5576888" cy="7409038"/>
            <wp:effectExtent b="0" l="0" r="0" t="0"/>
            <wp:docPr id="363" name="image65.png"/>
            <a:graphic>
              <a:graphicData uri="http://schemas.openxmlformats.org/drawingml/2006/picture">
                <pic:pic>
                  <pic:nvPicPr>
                    <pic:cNvPr id="0" name="image65.png"/>
                    <pic:cNvPicPr preferRelativeResize="0"/>
                  </pic:nvPicPr>
                  <pic:blipFill>
                    <a:blip r:embed="rId16"/>
                    <a:srcRect b="0" l="0" r="0" t="0"/>
                    <a:stretch>
                      <a:fillRect/>
                    </a:stretch>
                  </pic:blipFill>
                  <pic:spPr>
                    <a:xfrm>
                      <a:off x="0" y="0"/>
                      <a:ext cx="5576888" cy="74090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rPr>
          <w:rFonts w:ascii="Arial" w:cs="Arial" w:eastAsia="Arial" w:hAnsi="Arial"/>
          <w:color w:val="000000"/>
        </w:rPr>
      </w:pPr>
      <w:r w:rsidDel="00000000" w:rsidR="00000000" w:rsidRPr="00000000">
        <w:rPr>
          <w:rFonts w:ascii="Arial" w:cs="Arial" w:eastAsia="Arial" w:hAnsi="Arial"/>
          <w:color w:val="000000"/>
          <w:rtl w:val="0"/>
        </w:rPr>
        <w:t xml:space="preserve">Upon filling out the ID page screener and pushing the “Continue to the application” button, MVI and ESR are queried. Potential outcomes include:</w:t>
      </w:r>
    </w:p>
    <w:p w:rsidR="00000000" w:rsidDel="00000000" w:rsidP="00000000" w:rsidRDefault="00000000" w:rsidRPr="00000000" w14:paraId="00000069">
      <w:pPr>
        <w:rPr>
          <w:rFonts w:ascii="Arial" w:cs="Arial" w:eastAsia="Arial" w:hAnsi="Arial"/>
          <w:color w:val="000000"/>
        </w:rPr>
      </w:pPr>
      <w:r w:rsidDel="00000000" w:rsidR="00000000" w:rsidRPr="00000000">
        <w:rPr>
          <w:rtl w:val="0"/>
        </w:rPr>
      </w:r>
    </w:p>
    <w:p w:rsidR="00000000" w:rsidDel="00000000" w:rsidP="00000000" w:rsidRDefault="00000000" w:rsidRPr="00000000" w14:paraId="0000006A">
      <w:pPr>
        <w:numPr>
          <w:ilvl w:val="0"/>
          <w:numId w:val="3"/>
        </w:numPr>
        <w:ind w:left="720" w:hanging="360"/>
        <w:rPr>
          <w:rFonts w:ascii="Arial" w:cs="Arial" w:eastAsia="Arial" w:hAnsi="Arial"/>
          <w:color w:val="000000"/>
        </w:rPr>
      </w:pPr>
      <w:r w:rsidDel="00000000" w:rsidR="00000000" w:rsidRPr="00000000">
        <w:rPr>
          <w:rFonts w:ascii="Arial" w:cs="Arial" w:eastAsia="Arial" w:hAnsi="Arial"/>
          <w:b w:val="1"/>
          <w:rtl w:val="0"/>
        </w:rPr>
        <w:t xml:space="preserve">If a user</w:t>
      </w:r>
      <w:r w:rsidDel="00000000" w:rsidR="00000000" w:rsidRPr="00000000">
        <w:rPr>
          <w:rFonts w:ascii="Arial" w:cs="Arial" w:eastAsia="Arial" w:hAnsi="Arial"/>
          <w:b w:val="1"/>
          <w:color w:val="000000"/>
          <w:rtl w:val="0"/>
        </w:rPr>
        <w:t xml:space="preserve"> is not found in MVI or the ESR</w:t>
      </w:r>
      <w:r w:rsidDel="00000000" w:rsidR="00000000" w:rsidRPr="00000000">
        <w:rPr>
          <w:rFonts w:ascii="Arial" w:cs="Arial" w:eastAsia="Arial" w:hAnsi="Arial"/>
          <w:rtl w:val="0"/>
        </w:rPr>
        <w:t xml:space="preserve">, they</w:t>
      </w:r>
      <w:r w:rsidDel="00000000" w:rsidR="00000000" w:rsidRPr="00000000">
        <w:rPr>
          <w:rFonts w:ascii="Arial" w:cs="Arial" w:eastAsia="Arial" w:hAnsi="Arial"/>
          <w:color w:val="000000"/>
          <w:rtl w:val="0"/>
        </w:rPr>
        <w:t xml:space="preserve"> will be passed through to the health care application. </w:t>
      </w:r>
      <w:r w:rsidDel="00000000" w:rsidR="00000000" w:rsidRPr="00000000">
        <w:rPr>
          <w:rFonts w:ascii="Arial" w:cs="Arial" w:eastAsia="Arial" w:hAnsi="Arial"/>
          <w:rtl w:val="0"/>
        </w:rPr>
        <w:t xml:space="preserve">This application will include</w:t>
      </w:r>
      <w:r w:rsidDel="00000000" w:rsidR="00000000" w:rsidRPr="00000000">
        <w:rPr>
          <w:rFonts w:ascii="Arial" w:cs="Arial" w:eastAsia="Arial" w:hAnsi="Arial"/>
          <w:color w:val="000000"/>
          <w:rtl w:val="0"/>
        </w:rPr>
        <w:t xml:space="preserve"> a section where they can upload their DD214 or other discharge documents to help verify their service.</w:t>
      </w:r>
    </w:p>
    <w:p w:rsidR="00000000" w:rsidDel="00000000" w:rsidP="00000000" w:rsidRDefault="00000000" w:rsidRPr="00000000" w14:paraId="0000006B">
      <w:pPr>
        <w:numPr>
          <w:ilvl w:val="0"/>
          <w:numId w:val="3"/>
        </w:numPr>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User is found in MVI but not in ESR</w:t>
      </w:r>
      <w:r w:rsidDel="00000000" w:rsidR="00000000" w:rsidRPr="00000000">
        <w:rPr>
          <w:rFonts w:ascii="Arial" w:cs="Arial" w:eastAsia="Arial" w:hAnsi="Arial"/>
          <w:color w:val="000000"/>
          <w:rtl w:val="0"/>
        </w:rPr>
        <w:t xml:space="preserve">: These users will be passed through to the health care application but will not be asked to include a DD214 or other discharge documents.</w:t>
      </w:r>
    </w:p>
    <w:p w:rsidR="00000000" w:rsidDel="00000000" w:rsidP="00000000" w:rsidRDefault="00000000" w:rsidRPr="00000000" w14:paraId="0000006C">
      <w:pPr>
        <w:numPr>
          <w:ilvl w:val="0"/>
          <w:numId w:val="3"/>
        </w:numPr>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User is found in MVI and ESR</w:t>
      </w:r>
      <w:r w:rsidDel="00000000" w:rsidR="00000000" w:rsidRPr="00000000">
        <w:rPr>
          <w:rFonts w:ascii="Arial" w:cs="Arial" w:eastAsia="Arial" w:hAnsi="Arial"/>
          <w:color w:val="000000"/>
          <w:rtl w:val="0"/>
        </w:rPr>
        <w:t xml:space="preserve">: These users will not be able to access the health care application from a signed-out state because finding them in the ESR means </w:t>
      </w:r>
      <w:r w:rsidDel="00000000" w:rsidR="00000000" w:rsidRPr="00000000">
        <w:rPr>
          <w:rFonts w:ascii="Arial" w:cs="Arial" w:eastAsia="Arial" w:hAnsi="Arial"/>
          <w:rtl w:val="0"/>
        </w:rPr>
        <w:t xml:space="preserve">they have previously</w:t>
      </w:r>
      <w:r w:rsidDel="00000000" w:rsidR="00000000" w:rsidRPr="00000000">
        <w:rPr>
          <w:rFonts w:ascii="Arial" w:cs="Arial" w:eastAsia="Arial" w:hAnsi="Arial"/>
          <w:color w:val="000000"/>
          <w:rtl w:val="0"/>
        </w:rPr>
        <w:t xml:space="preserve"> applied for health care. </w:t>
      </w:r>
      <w:r w:rsidDel="00000000" w:rsidR="00000000" w:rsidRPr="00000000">
        <w:rPr>
          <w:rFonts w:ascii="Arial" w:cs="Arial" w:eastAsia="Arial" w:hAnsi="Arial"/>
          <w:rtl w:val="0"/>
        </w:rPr>
        <w:t xml:space="preserve">Before accessing the application, they</w:t>
      </w:r>
      <w:r w:rsidDel="00000000" w:rsidR="00000000" w:rsidRPr="00000000">
        <w:rPr>
          <w:rFonts w:ascii="Arial" w:cs="Arial" w:eastAsia="Arial" w:hAnsi="Arial"/>
          <w:color w:val="000000"/>
          <w:rtl w:val="0"/>
        </w:rPr>
        <w:t xml:space="preserve"> need to sign in to VA.gov to see their health care status.</w:t>
      </w:r>
    </w:p>
    <w:p w:rsidR="00000000" w:rsidDel="00000000" w:rsidP="00000000" w:rsidRDefault="00000000" w:rsidRPr="00000000" w14:paraId="0000006D">
      <w:pPr>
        <w:rPr>
          <w:rFonts w:ascii="Arial" w:cs="Arial" w:eastAsia="Arial" w:hAnsi="Arial"/>
          <w:color w:val="000000"/>
        </w:rPr>
      </w:pPr>
      <w:r w:rsidDel="00000000" w:rsidR="00000000" w:rsidRPr="00000000">
        <w:rPr>
          <w:rFonts w:ascii="Arial" w:cs="Arial" w:eastAsia="Arial" w:hAnsi="Arial"/>
          <w:color w:val="000000"/>
          <w:rtl w:val="0"/>
        </w:rPr>
        <w:br w:type="textWrapping"/>
        <w:t xml:space="preserve">Users found in MVI and ESR will see the following alert that directs them to sign in to continue. They won’t be able to complete the application until they do:</w:t>
      </w:r>
    </w:p>
    <w:p w:rsidR="00000000" w:rsidDel="00000000" w:rsidP="00000000" w:rsidRDefault="00000000" w:rsidRPr="00000000" w14:paraId="0000006E">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Pr>
        <w:drawing>
          <wp:inline distB="114300" distT="114300" distL="114300" distR="114300">
            <wp:extent cx="5077835" cy="7519988"/>
            <wp:effectExtent b="0" l="0" r="0" t="0"/>
            <wp:docPr id="362" name="image81.png"/>
            <a:graphic>
              <a:graphicData uri="http://schemas.openxmlformats.org/drawingml/2006/picture">
                <pic:pic>
                  <pic:nvPicPr>
                    <pic:cNvPr id="0" name="image81.png"/>
                    <pic:cNvPicPr preferRelativeResize="0"/>
                  </pic:nvPicPr>
                  <pic:blipFill>
                    <a:blip r:embed="rId17"/>
                    <a:srcRect b="0" l="0" r="0" t="0"/>
                    <a:stretch>
                      <a:fillRect/>
                    </a:stretch>
                  </pic:blipFill>
                  <pic:spPr>
                    <a:xfrm>
                      <a:off x="0" y="0"/>
                      <a:ext cx="5077835" cy="75199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rPr>
          <w:rFonts w:ascii="Arial" w:cs="Arial" w:eastAsia="Arial" w:hAnsi="Arial"/>
        </w:rPr>
      </w:pPr>
      <w:r w:rsidDel="00000000" w:rsidR="00000000" w:rsidRPr="00000000">
        <w:br w:type="page"/>
      </w:r>
      <w:r w:rsidDel="00000000" w:rsidR="00000000" w:rsidRPr="00000000">
        <w:rPr>
          <w:rtl w:val="0"/>
        </w:rPr>
      </w:r>
    </w:p>
    <w:bookmarkStart w:colFirst="0" w:colLast="0" w:name="bookmark=id.tyjcwt" w:id="5"/>
    <w:bookmarkEnd w:id="5"/>
    <w:p w:rsidR="00000000" w:rsidDel="00000000" w:rsidP="00000000" w:rsidRDefault="00000000" w:rsidRPr="00000000" w14:paraId="00000071">
      <w:pPr>
        <w:pStyle w:val="Heading2"/>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Signed in users: LOA1 (not identity verified)</w:t>
      </w:r>
    </w:p>
    <w:p w:rsidR="00000000" w:rsidDel="00000000" w:rsidP="00000000" w:rsidRDefault="00000000" w:rsidRPr="00000000" w14:paraId="00000072">
      <w:pPr>
        <w:rPr>
          <w:rFonts w:ascii="Arial" w:cs="Arial" w:eastAsia="Arial" w:hAnsi="Arial"/>
          <w:color w:val="000000"/>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Signed-in</w:t>
      </w:r>
      <w:r w:rsidDel="00000000" w:rsidR="00000000" w:rsidRPr="00000000">
        <w:rPr>
          <w:rFonts w:ascii="Arial" w:cs="Arial" w:eastAsia="Arial" w:hAnsi="Arial"/>
          <w:color w:val="000000"/>
          <w:rtl w:val="0"/>
        </w:rPr>
        <w:t xml:space="preserve"> LOA1 users will see the following alert when they </w:t>
      </w:r>
      <w:r w:rsidDel="00000000" w:rsidR="00000000" w:rsidRPr="00000000">
        <w:rPr>
          <w:rFonts w:ascii="Arial" w:cs="Arial" w:eastAsia="Arial" w:hAnsi="Arial"/>
          <w:rtl w:val="0"/>
        </w:rPr>
        <w:t xml:space="preserve">visit</w:t>
      </w:r>
      <w:r w:rsidDel="00000000" w:rsidR="00000000" w:rsidRPr="00000000">
        <w:rPr>
          <w:rFonts w:ascii="Arial" w:cs="Arial" w:eastAsia="Arial" w:hAnsi="Arial"/>
          <w:color w:val="000000"/>
          <w:rtl w:val="0"/>
        </w:rPr>
        <w:t xml:space="preserve"> the introduct</w:t>
      </w:r>
      <w:r w:rsidDel="00000000" w:rsidR="00000000" w:rsidRPr="00000000">
        <w:rPr>
          <w:rFonts w:ascii="Arial" w:cs="Arial" w:eastAsia="Arial" w:hAnsi="Arial"/>
          <w:rtl w:val="0"/>
        </w:rPr>
        <w:t xml:space="preserve">ory page of the</w:t>
      </w:r>
      <w:r w:rsidDel="00000000" w:rsidR="00000000" w:rsidRPr="00000000">
        <w:rPr>
          <w:rFonts w:ascii="Arial" w:cs="Arial" w:eastAsia="Arial" w:hAnsi="Arial"/>
          <w:color w:val="000000"/>
          <w:rtl w:val="0"/>
        </w:rPr>
        <w:t xml:space="preserve"> health care application</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https://www.va.gov/health-care/apply-for-health-care-form-10-10ez/introduction. LOA1 users won’t be able to access the health care application without first verifying their identity and becoming LOA3. This process </w:t>
      </w:r>
      <w:r w:rsidDel="00000000" w:rsidR="00000000" w:rsidRPr="00000000">
        <w:rPr>
          <w:rFonts w:ascii="Arial" w:cs="Arial" w:eastAsia="Arial" w:hAnsi="Arial"/>
          <w:rtl w:val="0"/>
        </w:rPr>
        <w:t xml:space="preserve">ensures</w:t>
      </w:r>
      <w:r w:rsidDel="00000000" w:rsidR="00000000" w:rsidRPr="00000000">
        <w:rPr>
          <w:rFonts w:ascii="Arial" w:cs="Arial" w:eastAsia="Arial" w:hAnsi="Arial"/>
          <w:color w:val="000000"/>
          <w:rtl w:val="0"/>
        </w:rPr>
        <w:t xml:space="preserve"> that all users who apply are scanned through the ESR to </w:t>
      </w:r>
      <w:r w:rsidDel="00000000" w:rsidR="00000000" w:rsidRPr="00000000">
        <w:rPr>
          <w:rFonts w:ascii="Arial" w:cs="Arial" w:eastAsia="Arial" w:hAnsi="Arial"/>
          <w:rtl w:val="0"/>
        </w:rPr>
        <w:t xml:space="preserve">confirm</w:t>
      </w:r>
      <w:r w:rsidDel="00000000" w:rsidR="00000000" w:rsidRPr="00000000">
        <w:rPr>
          <w:rFonts w:ascii="Arial" w:cs="Arial" w:eastAsia="Arial" w:hAnsi="Arial"/>
          <w:color w:val="000000"/>
          <w:rtl w:val="0"/>
        </w:rPr>
        <w:t xml:space="preserve"> whether they have </w:t>
      </w:r>
      <w:r w:rsidDel="00000000" w:rsidR="00000000" w:rsidRPr="00000000">
        <w:rPr>
          <w:rFonts w:ascii="Arial" w:cs="Arial" w:eastAsia="Arial" w:hAnsi="Arial"/>
          <w:rtl w:val="0"/>
        </w:rPr>
        <w:t xml:space="preserve">previously</w:t>
      </w:r>
      <w:r w:rsidDel="00000000" w:rsidR="00000000" w:rsidRPr="00000000">
        <w:rPr>
          <w:rFonts w:ascii="Arial" w:cs="Arial" w:eastAsia="Arial" w:hAnsi="Arial"/>
          <w:color w:val="000000"/>
          <w:rtl w:val="0"/>
        </w:rPr>
        <w:t xml:space="preserve"> applied for health care.</w:t>
      </w:r>
      <w:r w:rsidDel="00000000" w:rsidR="00000000" w:rsidRPr="00000000">
        <w:rPr>
          <w:rtl w:val="0"/>
        </w:rPr>
      </w:r>
    </w:p>
    <w:p w:rsidR="00000000" w:rsidDel="00000000" w:rsidP="00000000" w:rsidRDefault="00000000" w:rsidRPr="00000000" w14:paraId="00000074">
      <w:pPr>
        <w:rPr>
          <w:rFonts w:ascii="Arial" w:cs="Arial" w:eastAsia="Arial" w:hAnsi="Arial"/>
          <w:color w:val="000000"/>
        </w:rPr>
      </w:pPr>
      <w:r w:rsidDel="00000000" w:rsidR="00000000" w:rsidRPr="00000000">
        <w:rPr>
          <w:rtl w:val="0"/>
        </w:rPr>
      </w:r>
    </w:p>
    <w:p w:rsidR="00000000" w:rsidDel="00000000" w:rsidP="00000000" w:rsidRDefault="00000000" w:rsidRPr="00000000" w14:paraId="00000075">
      <w:pPr>
        <w:rPr>
          <w:rFonts w:ascii="Arial" w:cs="Arial" w:eastAsia="Arial" w:hAnsi="Arial"/>
          <w:color w:val="000000"/>
        </w:rPr>
      </w:pPr>
      <w:r w:rsidDel="00000000" w:rsidR="00000000" w:rsidRPr="00000000">
        <w:rPr>
          <w:rFonts w:ascii="Arial" w:cs="Arial" w:eastAsia="Arial" w:hAnsi="Arial"/>
        </w:rPr>
        <w:drawing>
          <wp:inline distB="0" distT="0" distL="0" distR="0">
            <wp:extent cx="6617335" cy="5399405"/>
            <wp:effectExtent b="12700" l="12700" r="12700" t="12700"/>
            <wp:docPr descr="A screenshot of a cell phone&#10;&#10;Description automatically generated" id="365" name="image74.png"/>
            <a:graphic>
              <a:graphicData uri="http://schemas.openxmlformats.org/drawingml/2006/picture">
                <pic:pic>
                  <pic:nvPicPr>
                    <pic:cNvPr descr="A screenshot of a cell phone&#10;&#10;Description automatically generated" id="0" name="image74.png"/>
                    <pic:cNvPicPr preferRelativeResize="0"/>
                  </pic:nvPicPr>
                  <pic:blipFill>
                    <a:blip r:embed="rId18"/>
                    <a:srcRect b="0" l="0" r="0" t="0"/>
                    <a:stretch>
                      <a:fillRect/>
                    </a:stretch>
                  </pic:blipFill>
                  <pic:spPr>
                    <a:xfrm>
                      <a:off x="0" y="0"/>
                      <a:ext cx="6617335" cy="53994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pStyle w:val="Heading2"/>
        <w:rPr>
          <w:rFonts w:ascii="Arial" w:cs="Arial" w:eastAsia="Arial" w:hAnsi="Arial"/>
          <w:color w:val="000000"/>
          <w:sz w:val="24"/>
          <w:szCs w:val="24"/>
        </w:rPr>
      </w:pPr>
      <w:bookmarkStart w:colFirst="0" w:colLast="0" w:name="_heading=h.3dy6vkm" w:id="6"/>
      <w:bookmarkEnd w:id="6"/>
      <w:r w:rsidDel="00000000" w:rsidR="00000000" w:rsidRPr="00000000">
        <w:br w:type="page"/>
      </w:r>
      <w:r w:rsidDel="00000000" w:rsidR="00000000" w:rsidRPr="00000000">
        <w:rPr>
          <w:rtl w:val="0"/>
        </w:rPr>
      </w:r>
    </w:p>
    <w:bookmarkStart w:colFirst="0" w:colLast="0" w:name="bookmark=id.1t3h5sf" w:id="7"/>
    <w:bookmarkEnd w:id="7"/>
    <w:p w:rsidR="00000000" w:rsidDel="00000000" w:rsidP="00000000" w:rsidRDefault="00000000" w:rsidRPr="00000000" w14:paraId="00000077">
      <w:pPr>
        <w:pStyle w:val="Heading2"/>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Signed in users: LOA3 (identity verified)</w:t>
      </w:r>
    </w:p>
    <w:p w:rsidR="00000000" w:rsidDel="00000000" w:rsidP="00000000" w:rsidRDefault="00000000" w:rsidRPr="00000000" w14:paraId="00000078">
      <w:pPr>
        <w:rPr>
          <w:rFonts w:ascii="Arial" w:cs="Arial" w:eastAsia="Arial" w:hAnsi="Arial"/>
          <w:color w:val="000000"/>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color w:val="000000"/>
          <w:rtl w:val="0"/>
        </w:rPr>
        <w:t xml:space="preserve">For </w:t>
      </w:r>
      <w:r w:rsidDel="00000000" w:rsidR="00000000" w:rsidRPr="00000000">
        <w:rPr>
          <w:rFonts w:ascii="Arial" w:cs="Arial" w:eastAsia="Arial" w:hAnsi="Arial"/>
          <w:rtl w:val="0"/>
        </w:rPr>
        <w:t xml:space="preserve">signed-in</w:t>
      </w:r>
      <w:r w:rsidDel="00000000" w:rsidR="00000000" w:rsidRPr="00000000">
        <w:rPr>
          <w:rFonts w:ascii="Arial" w:cs="Arial" w:eastAsia="Arial" w:hAnsi="Arial"/>
          <w:color w:val="000000"/>
          <w:rtl w:val="0"/>
        </w:rPr>
        <w:t xml:space="preserve"> LOA3 users, we will automatically </w:t>
      </w:r>
      <w:r w:rsidDel="00000000" w:rsidR="00000000" w:rsidRPr="00000000">
        <w:rPr>
          <w:rFonts w:ascii="Arial" w:cs="Arial" w:eastAsia="Arial" w:hAnsi="Arial"/>
          <w:rtl w:val="0"/>
        </w:rPr>
        <w:t xml:space="preserve">scan</w:t>
      </w:r>
      <w:r w:rsidDel="00000000" w:rsidR="00000000" w:rsidRPr="00000000">
        <w:rPr>
          <w:rFonts w:ascii="Arial" w:cs="Arial" w:eastAsia="Arial" w:hAnsi="Arial"/>
          <w:color w:val="000000"/>
          <w:rtl w:val="0"/>
        </w:rPr>
        <w:t xml:space="preserve"> the backend for existing health care records in the enrollment system (ESR) when they go to the application introduction page at https://www.va.gov/health-care/apply-for-health-care-form-10-10ez/introduction.</w:t>
      </w:r>
      <w:r w:rsidDel="00000000" w:rsidR="00000000" w:rsidRPr="00000000">
        <w:rPr>
          <w:rtl w:val="0"/>
        </w:rPr>
      </w:r>
    </w:p>
    <w:p w:rsidR="00000000" w:rsidDel="00000000" w:rsidP="00000000" w:rsidRDefault="00000000" w:rsidRPr="00000000" w14:paraId="0000007A">
      <w:pPr>
        <w:rPr>
          <w:rFonts w:ascii="Arial" w:cs="Arial" w:eastAsia="Arial" w:hAnsi="Arial"/>
          <w:color w:val="000000"/>
        </w:rPr>
      </w:pPr>
      <w:r w:rsidDel="00000000" w:rsidR="00000000" w:rsidRPr="00000000">
        <w:rPr>
          <w:rtl w:val="0"/>
        </w:rPr>
      </w:r>
    </w:p>
    <w:p w:rsidR="00000000" w:rsidDel="00000000" w:rsidP="00000000" w:rsidRDefault="00000000" w:rsidRPr="00000000" w14:paraId="0000007B">
      <w:pPr>
        <w:rPr>
          <w:rFonts w:ascii="Arial" w:cs="Arial" w:eastAsia="Arial" w:hAnsi="Arial"/>
          <w:color w:val="000000"/>
        </w:rPr>
      </w:pPr>
      <w:r w:rsidDel="00000000" w:rsidR="00000000" w:rsidRPr="00000000">
        <w:rPr>
          <w:rFonts w:ascii="Arial" w:cs="Arial" w:eastAsia="Arial" w:hAnsi="Arial"/>
          <w:color w:val="000000"/>
          <w:rtl w:val="0"/>
        </w:rPr>
        <w:t xml:space="preserve">For users who </w:t>
      </w:r>
      <w:r w:rsidDel="00000000" w:rsidR="00000000" w:rsidRPr="00000000">
        <w:rPr>
          <w:rFonts w:ascii="Arial" w:cs="Arial" w:eastAsia="Arial" w:hAnsi="Arial"/>
          <w:rtl w:val="0"/>
        </w:rPr>
        <w:t xml:space="preserve">aren’t</w:t>
      </w:r>
      <w:r w:rsidDel="00000000" w:rsidR="00000000" w:rsidRPr="00000000">
        <w:rPr>
          <w:rFonts w:ascii="Arial" w:cs="Arial" w:eastAsia="Arial" w:hAnsi="Arial"/>
          <w:color w:val="000000"/>
          <w:rtl w:val="0"/>
        </w:rPr>
        <w:t xml:space="preserve"> in the enrollment system (ESR), they will be able to go straight into the health care application:</w:t>
      </w:r>
    </w:p>
    <w:p w:rsidR="00000000" w:rsidDel="00000000" w:rsidP="00000000" w:rsidRDefault="00000000" w:rsidRPr="00000000" w14:paraId="0000007C">
      <w:pPr>
        <w:rPr>
          <w:rFonts w:ascii="Arial" w:cs="Arial" w:eastAsia="Arial" w:hAnsi="Arial"/>
          <w:color w:val="000000"/>
        </w:rPr>
      </w:pPr>
      <w:r w:rsidDel="00000000" w:rsidR="00000000" w:rsidRPr="00000000">
        <w:rPr>
          <w:rtl w:val="0"/>
        </w:rPr>
      </w:r>
    </w:p>
    <w:p w:rsidR="00000000" w:rsidDel="00000000" w:rsidP="00000000" w:rsidRDefault="00000000" w:rsidRPr="00000000" w14:paraId="0000007D">
      <w:pPr>
        <w:rPr>
          <w:rFonts w:ascii="Arial" w:cs="Arial" w:eastAsia="Arial" w:hAnsi="Arial"/>
          <w:color w:val="000000"/>
        </w:rPr>
      </w:pPr>
      <w:r w:rsidDel="00000000" w:rsidR="00000000" w:rsidRPr="00000000">
        <w:rPr>
          <w:rFonts w:ascii="Arial" w:cs="Arial" w:eastAsia="Arial" w:hAnsi="Arial"/>
        </w:rPr>
        <w:drawing>
          <wp:inline distB="0" distT="0" distL="0" distR="0">
            <wp:extent cx="6531610" cy="4316730"/>
            <wp:effectExtent b="12700" l="12700" r="12700" t="12700"/>
            <wp:docPr descr="A screenshot of a cell phone&#10;&#10;Description automatically generated" id="364" name="image72.png"/>
            <a:graphic>
              <a:graphicData uri="http://schemas.openxmlformats.org/drawingml/2006/picture">
                <pic:pic>
                  <pic:nvPicPr>
                    <pic:cNvPr descr="A screenshot of a cell phone&#10;&#10;Description automatically generated" id="0" name="image72.png"/>
                    <pic:cNvPicPr preferRelativeResize="0"/>
                  </pic:nvPicPr>
                  <pic:blipFill>
                    <a:blip r:embed="rId19"/>
                    <a:srcRect b="0" l="0" r="0" t="0"/>
                    <a:stretch>
                      <a:fillRect/>
                    </a:stretch>
                  </pic:blipFill>
                  <pic:spPr>
                    <a:xfrm>
                      <a:off x="0" y="0"/>
                      <a:ext cx="6531610" cy="43167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7F">
      <w:pPr>
        <w:rPr>
          <w:rFonts w:ascii="Arial" w:cs="Arial" w:eastAsia="Arial" w:hAnsi="Arial"/>
          <w:color w:val="000000"/>
        </w:rPr>
      </w:pPr>
      <w:r w:rsidDel="00000000" w:rsidR="00000000" w:rsidRPr="00000000">
        <w:rPr>
          <w:rFonts w:ascii="Arial" w:cs="Arial" w:eastAsia="Arial" w:hAnsi="Arial"/>
          <w:color w:val="000000"/>
          <w:rtl w:val="0"/>
        </w:rPr>
        <w:t xml:space="preserve">For users who are found in the ESR, they will see their current health care status. There are 25 potential statuses users could see:</w:t>
      </w:r>
    </w:p>
    <w:p w:rsidR="00000000" w:rsidDel="00000000" w:rsidP="00000000" w:rsidRDefault="00000000" w:rsidRPr="00000000" w14:paraId="00000080">
      <w:pPr>
        <w:rPr>
          <w:rFonts w:ascii="Arial" w:cs="Arial" w:eastAsia="Arial" w:hAnsi="Arial"/>
          <w:color w:val="000000"/>
        </w:rPr>
      </w:pPr>
      <w:r w:rsidDel="00000000" w:rsidR="00000000" w:rsidRPr="00000000">
        <w:rPr>
          <w:rtl w:val="0"/>
        </w:rPr>
      </w:r>
    </w:p>
    <w:p w:rsidR="00000000" w:rsidDel="00000000" w:rsidP="00000000" w:rsidRDefault="00000000" w:rsidRPr="00000000" w14:paraId="00000081">
      <w:pPr>
        <w:numPr>
          <w:ilvl w:val="0"/>
          <w:numId w:val="4"/>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is enrolled in VA healthcare.</w:t>
      </w:r>
    </w:p>
    <w:p w:rsidR="00000000" w:rsidDel="00000000" w:rsidP="00000000" w:rsidRDefault="00000000" w:rsidRPr="00000000" w14:paraId="00000082">
      <w:pPr>
        <w:numPr>
          <w:ilvl w:val="0"/>
          <w:numId w:val="4"/>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has a pending application.</w:t>
      </w:r>
    </w:p>
    <w:p w:rsidR="00000000" w:rsidDel="00000000" w:rsidP="00000000" w:rsidRDefault="00000000" w:rsidRPr="00000000" w14:paraId="00000083">
      <w:pPr>
        <w:numPr>
          <w:ilvl w:val="0"/>
          <w:numId w:val="4"/>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did not qualify for VA health care this time around</w:t>
      </w:r>
      <w:r w:rsidDel="00000000" w:rsidR="00000000" w:rsidRPr="00000000">
        <w:rPr>
          <w:rFonts w:ascii="Arial" w:cs="Arial" w:eastAsia="Arial" w:hAnsi="Arial"/>
          <w:rtl w:val="0"/>
        </w:rPr>
        <w:t xml:space="preserve">. Still, they</w:t>
      </w:r>
      <w:r w:rsidDel="00000000" w:rsidR="00000000" w:rsidRPr="00000000">
        <w:rPr>
          <w:rFonts w:ascii="Arial" w:cs="Arial" w:eastAsia="Arial" w:hAnsi="Arial"/>
          <w:color w:val="000000"/>
          <w:rtl w:val="0"/>
        </w:rPr>
        <w:t xml:space="preserve"> may qualify if circumstances change (e.g., their income was too high, or they did not have a service-connected disability at the time of application).</w:t>
      </w:r>
    </w:p>
    <w:p w:rsidR="00000000" w:rsidDel="00000000" w:rsidP="00000000" w:rsidRDefault="00000000" w:rsidRPr="00000000" w14:paraId="00000084">
      <w:pPr>
        <w:numPr>
          <w:ilvl w:val="0"/>
          <w:numId w:val="4"/>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did not qualify (</w:t>
      </w:r>
      <w:r w:rsidDel="00000000" w:rsidR="00000000" w:rsidRPr="00000000">
        <w:rPr>
          <w:rFonts w:ascii="Arial" w:cs="Arial" w:eastAsia="Arial" w:hAnsi="Arial"/>
          <w:rtl w:val="0"/>
        </w:rPr>
        <w:t xml:space="preserve">they are </w:t>
      </w:r>
      <w:r w:rsidDel="00000000" w:rsidR="00000000" w:rsidRPr="00000000">
        <w:rPr>
          <w:rFonts w:ascii="Arial" w:cs="Arial" w:eastAsia="Arial" w:hAnsi="Arial"/>
          <w:color w:val="000000"/>
          <w:rtl w:val="0"/>
        </w:rPr>
        <w:t xml:space="preserve">ineligible) for VA health care because of their service record or other circumstances.</w:t>
      </w:r>
    </w:p>
    <w:p w:rsidR="00000000" w:rsidDel="00000000" w:rsidP="00000000" w:rsidRDefault="00000000" w:rsidRPr="00000000" w14:paraId="00000085">
      <w:pPr>
        <w:numPr>
          <w:ilvl w:val="1"/>
          <w:numId w:val="4"/>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There are many reasons why someone may be ineligible for health care</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the most common being</w:t>
      </w:r>
      <w:r w:rsidDel="00000000" w:rsidR="00000000" w:rsidRPr="00000000">
        <w:rPr>
          <w:rFonts w:ascii="Arial" w:cs="Arial" w:eastAsia="Arial" w:hAnsi="Arial"/>
          <w:rtl w:val="0"/>
        </w:rPr>
        <w:t xml:space="preserve"> not serving</w:t>
      </w:r>
      <w:r w:rsidDel="00000000" w:rsidR="00000000" w:rsidRPr="00000000">
        <w:rPr>
          <w:rFonts w:ascii="Arial" w:cs="Arial" w:eastAsia="Arial" w:hAnsi="Arial"/>
          <w:color w:val="000000"/>
          <w:rtl w:val="0"/>
        </w:rPr>
        <w:t xml:space="preserve"> for 24 consecutive months of active duty, </w:t>
      </w:r>
      <w:r w:rsidDel="00000000" w:rsidR="00000000" w:rsidRPr="00000000">
        <w:rPr>
          <w:rFonts w:ascii="Arial" w:cs="Arial" w:eastAsia="Arial" w:hAnsi="Arial"/>
          <w:rtl w:val="0"/>
        </w:rPr>
        <w:t xml:space="preserve">not meeting the minimum</w:t>
      </w:r>
      <w:r w:rsidDel="00000000" w:rsidR="00000000" w:rsidRPr="00000000">
        <w:rPr>
          <w:rFonts w:ascii="Arial" w:cs="Arial" w:eastAsia="Arial" w:hAnsi="Arial"/>
          <w:color w:val="000000"/>
          <w:rtl w:val="0"/>
        </w:rPr>
        <w:t xml:space="preserve"> character of service </w:t>
      </w:r>
      <w:r w:rsidDel="00000000" w:rsidR="00000000" w:rsidRPr="00000000">
        <w:rPr>
          <w:rFonts w:ascii="Arial" w:cs="Arial" w:eastAsia="Arial" w:hAnsi="Arial"/>
          <w:rtl w:val="0"/>
        </w:rPr>
        <w:t xml:space="preserve">requirement,</w:t>
      </w:r>
      <w:r w:rsidDel="00000000" w:rsidR="00000000" w:rsidRPr="00000000">
        <w:rPr>
          <w:rFonts w:ascii="Arial" w:cs="Arial" w:eastAsia="Arial" w:hAnsi="Arial"/>
          <w:color w:val="000000"/>
          <w:rtl w:val="0"/>
        </w:rPr>
        <w:t xml:space="preserve"> or </w:t>
      </w:r>
      <w:r w:rsidDel="00000000" w:rsidR="00000000" w:rsidRPr="00000000">
        <w:rPr>
          <w:rFonts w:ascii="Arial" w:cs="Arial" w:eastAsia="Arial" w:hAnsi="Arial"/>
          <w:rtl w:val="0"/>
        </w:rPr>
        <w:t xml:space="preserve">service cannot be</w:t>
      </w:r>
      <w:r w:rsidDel="00000000" w:rsidR="00000000" w:rsidRPr="00000000">
        <w:rPr>
          <w:rFonts w:ascii="Arial" w:cs="Arial" w:eastAsia="Arial" w:hAnsi="Arial"/>
          <w:color w:val="000000"/>
          <w:rtl w:val="0"/>
        </w:rPr>
        <w:t xml:space="preserve"> verified.</w:t>
      </w:r>
    </w:p>
    <w:p w:rsidR="00000000" w:rsidDel="00000000" w:rsidP="00000000" w:rsidRDefault="00000000" w:rsidRPr="00000000" w14:paraId="00000086">
      <w:pPr>
        <w:numPr>
          <w:ilvl w:val="1"/>
          <w:numId w:val="4"/>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We are trying to display as many as 12 reasons someone may have been found ineligible.</w:t>
      </w:r>
    </w:p>
    <w:p w:rsidR="00000000" w:rsidDel="00000000" w:rsidP="00000000" w:rsidRDefault="00000000" w:rsidRPr="00000000" w14:paraId="00000087">
      <w:pPr>
        <w:numPr>
          <w:ilvl w:val="0"/>
          <w:numId w:val="4"/>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is deceased.</w:t>
      </w:r>
    </w:p>
    <w:p w:rsidR="00000000" w:rsidDel="00000000" w:rsidP="00000000" w:rsidRDefault="00000000" w:rsidRPr="00000000" w14:paraId="00000088">
      <w:pPr>
        <w:numPr>
          <w:ilvl w:val="0"/>
          <w:numId w:val="4"/>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had VA health care but canceled it</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or they were offered it but declined it.</w:t>
      </w:r>
    </w:p>
    <w:p w:rsidR="00000000" w:rsidDel="00000000" w:rsidP="00000000" w:rsidRDefault="00000000" w:rsidRPr="00000000" w14:paraId="00000089">
      <w:pPr>
        <w:numPr>
          <w:ilvl w:val="0"/>
          <w:numId w:val="4"/>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had an open/incomplete application for a year, so it was closed.</w:t>
      </w:r>
    </w:p>
    <w:p w:rsidR="00000000" w:rsidDel="00000000" w:rsidP="00000000" w:rsidRDefault="00000000" w:rsidRPr="00000000" w14:paraId="0000008A">
      <w:pPr>
        <w:numPr>
          <w:ilvl w:val="0"/>
          <w:numId w:val="4"/>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service member has applied too early and is still on active duty. </w:t>
      </w:r>
    </w:p>
    <w:p w:rsidR="00000000" w:rsidDel="00000000" w:rsidP="00000000" w:rsidRDefault="00000000" w:rsidRPr="00000000" w14:paraId="0000008B">
      <w:pPr>
        <w:rPr>
          <w:rFonts w:ascii="Arial" w:cs="Arial" w:eastAsia="Arial" w:hAnsi="Arial"/>
          <w:color w:val="000000"/>
        </w:rPr>
      </w:pPr>
      <w:r w:rsidDel="00000000" w:rsidR="00000000" w:rsidRPr="00000000">
        <w:rPr>
          <w:rtl w:val="0"/>
        </w:rPr>
      </w:r>
    </w:p>
    <w:p w:rsidR="00000000" w:rsidDel="00000000" w:rsidP="00000000" w:rsidRDefault="00000000" w:rsidRPr="00000000" w14:paraId="0000008C">
      <w:pPr>
        <w:rPr>
          <w:rFonts w:ascii="Arial" w:cs="Arial" w:eastAsia="Arial" w:hAnsi="Arial"/>
        </w:rPr>
      </w:pPr>
      <w:bookmarkStart w:colFirst="0" w:colLast="0" w:name="_heading=h.4d34og8" w:id="8"/>
      <w:bookmarkEnd w:id="8"/>
      <w:r w:rsidDel="00000000" w:rsidR="00000000" w:rsidRPr="00000000">
        <w:rPr>
          <w:rFonts w:ascii="Arial" w:cs="Arial" w:eastAsia="Arial" w:hAnsi="Arial"/>
          <w:rtl w:val="0"/>
        </w:rPr>
        <w:t xml:space="preserve">All Veterans who have applied for health care before and see the health care status on the application introduction page</w:t>
      </w:r>
      <w:r w:rsidDel="00000000" w:rsidR="00000000" w:rsidRPr="00000000">
        <w:rPr>
          <w:rFonts w:ascii="Arial" w:cs="Arial" w:eastAsia="Arial" w:hAnsi="Arial"/>
          <w:color w:val="000000"/>
          <w:rtl w:val="0"/>
        </w:rPr>
        <w:t xml:space="preserve"> should call the health enrollment center at 877-222-VETS (</w:t>
      </w:r>
      <w:hyperlink r:id="rId20">
        <w:r w:rsidDel="00000000" w:rsidR="00000000" w:rsidRPr="00000000">
          <w:rPr>
            <w:rFonts w:ascii="Arial" w:cs="Arial" w:eastAsia="Arial" w:hAnsi="Arial"/>
            <w:color w:val="000000"/>
            <w:rtl w:val="0"/>
          </w:rPr>
          <w:t xml:space="preserve">877-222-8387</w:t>
        </w:r>
      </w:hyperlink>
      <w:r w:rsidDel="00000000" w:rsidR="00000000" w:rsidRPr="00000000">
        <w:rPr>
          <w:rFonts w:ascii="Arial" w:cs="Arial" w:eastAsia="Arial" w:hAnsi="Arial"/>
          <w:color w:val="000000"/>
          <w:rtl w:val="0"/>
        </w:rPr>
        <w:t xml:space="preserve">) if they have questions.</w:t>
      </w:r>
      <w:r w:rsidDel="00000000" w:rsidR="00000000" w:rsidRPr="00000000">
        <w:rPr>
          <w:rtl w:val="0"/>
        </w:rPr>
      </w:r>
    </w:p>
    <w:p w:rsidR="00000000" w:rsidDel="00000000" w:rsidP="00000000" w:rsidRDefault="00000000" w:rsidRPr="00000000" w14:paraId="0000008D">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Arial" w:cs="Arial" w:eastAsia="Arial" w:hAnsi="Arial"/>
          <w:color w:val="000000"/>
        </w:rPr>
      </w:pPr>
      <w:r w:rsidDel="00000000" w:rsidR="00000000" w:rsidRPr="00000000">
        <w:rPr>
          <w:rFonts w:ascii="Arial" w:cs="Arial" w:eastAsia="Arial" w:hAnsi="Arial"/>
          <w:color w:val="000000"/>
          <w:rtl w:val="0"/>
        </w:rPr>
        <w:t xml:space="preserve">Here are 2 visual examples of the alerts:</w:t>
        <w:br w:type="textWrapping"/>
      </w:r>
    </w:p>
    <w:p w:rsidR="00000000" w:rsidDel="00000000" w:rsidP="00000000" w:rsidRDefault="00000000" w:rsidRPr="00000000" w14:paraId="0000008F">
      <w:pPr>
        <w:numPr>
          <w:ilvl w:val="0"/>
          <w:numId w:val="6"/>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An alert that shows that this user is already enrolled in health care:</w:t>
      </w:r>
    </w:p>
    <w:p w:rsidR="00000000" w:rsidDel="00000000" w:rsidP="00000000" w:rsidRDefault="00000000" w:rsidRPr="00000000" w14:paraId="00000090">
      <w:pPr>
        <w:rPr>
          <w:rFonts w:ascii="Arial" w:cs="Arial" w:eastAsia="Arial" w:hAnsi="Arial"/>
          <w:color w:val="000000"/>
        </w:rPr>
      </w:pPr>
      <w:r w:rsidDel="00000000" w:rsidR="00000000" w:rsidRPr="00000000">
        <w:rPr>
          <w:rtl w:val="0"/>
        </w:rPr>
      </w:r>
    </w:p>
    <w:p w:rsidR="00000000" w:rsidDel="00000000" w:rsidP="00000000" w:rsidRDefault="00000000" w:rsidRPr="00000000" w14:paraId="00000091">
      <w:pPr>
        <w:rPr>
          <w:rFonts w:ascii="Arial" w:cs="Arial" w:eastAsia="Arial" w:hAnsi="Arial"/>
          <w:color w:val="000000"/>
        </w:rPr>
      </w:pPr>
      <w:r w:rsidDel="00000000" w:rsidR="00000000" w:rsidRPr="00000000">
        <w:rPr>
          <w:rFonts w:ascii="Arial" w:cs="Arial" w:eastAsia="Arial" w:hAnsi="Arial"/>
        </w:rPr>
        <w:drawing>
          <wp:inline distB="0" distT="0" distL="0" distR="0">
            <wp:extent cx="5454015" cy="4030980"/>
            <wp:effectExtent b="12700" l="12700" r="12700" t="12700"/>
            <wp:docPr descr="A screenshot of a social media post&#10;&#10;Description automatically generated" id="368" name="image82.png"/>
            <a:graphic>
              <a:graphicData uri="http://schemas.openxmlformats.org/drawingml/2006/picture">
                <pic:pic>
                  <pic:nvPicPr>
                    <pic:cNvPr descr="A screenshot of a social media post&#10;&#10;Description automatically generated" id="0" name="image82.png"/>
                    <pic:cNvPicPr preferRelativeResize="0"/>
                  </pic:nvPicPr>
                  <pic:blipFill>
                    <a:blip r:embed="rId21"/>
                    <a:srcRect b="5892" l="0" r="0" t="0"/>
                    <a:stretch>
                      <a:fillRect/>
                    </a:stretch>
                  </pic:blipFill>
                  <pic:spPr>
                    <a:xfrm>
                      <a:off x="0" y="0"/>
                      <a:ext cx="5454015" cy="40309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rPr>
          <w:rFonts w:ascii="Arial" w:cs="Arial" w:eastAsia="Arial" w:hAnsi="Arial"/>
          <w:color w:val="000000"/>
        </w:rPr>
      </w:pPr>
      <w:r w:rsidDel="00000000" w:rsidR="00000000" w:rsidRPr="00000000">
        <w:rPr>
          <w:rtl w:val="0"/>
        </w:rPr>
      </w:r>
    </w:p>
    <w:p w:rsidR="00000000" w:rsidDel="00000000" w:rsidP="00000000" w:rsidRDefault="00000000" w:rsidRPr="00000000" w14:paraId="00000093">
      <w:pPr>
        <w:numPr>
          <w:ilvl w:val="0"/>
          <w:numId w:val="6"/>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An alert that they </w:t>
      </w:r>
      <w:r w:rsidDel="00000000" w:rsidR="00000000" w:rsidRPr="00000000">
        <w:rPr>
          <w:rFonts w:ascii="Arial" w:cs="Arial" w:eastAsia="Arial" w:hAnsi="Arial"/>
          <w:rtl w:val="0"/>
        </w:rPr>
        <w:t xml:space="preserve">had</w:t>
      </w:r>
      <w:r w:rsidDel="00000000" w:rsidR="00000000" w:rsidRPr="00000000">
        <w:rPr>
          <w:rFonts w:ascii="Arial" w:cs="Arial" w:eastAsia="Arial" w:hAnsi="Arial"/>
          <w:color w:val="000000"/>
          <w:rtl w:val="0"/>
        </w:rPr>
        <w:t xml:space="preserve"> applied before and didn</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t qualify at that time:</w:t>
      </w:r>
    </w:p>
    <w:p w:rsidR="00000000" w:rsidDel="00000000" w:rsidP="00000000" w:rsidRDefault="00000000" w:rsidRPr="00000000" w14:paraId="00000094">
      <w:pPr>
        <w:rPr>
          <w:rFonts w:ascii="Arial" w:cs="Arial" w:eastAsia="Arial" w:hAnsi="Arial"/>
          <w:color w:val="000000"/>
        </w:rPr>
      </w:pPr>
      <w:r w:rsidDel="00000000" w:rsidR="00000000" w:rsidRPr="00000000">
        <w:rPr>
          <w:rtl w:val="0"/>
        </w:rPr>
      </w:r>
    </w:p>
    <w:p w:rsidR="00000000" w:rsidDel="00000000" w:rsidP="00000000" w:rsidRDefault="00000000" w:rsidRPr="00000000" w14:paraId="00000095">
      <w:pPr>
        <w:rPr>
          <w:rFonts w:ascii="Arial" w:cs="Arial" w:eastAsia="Arial" w:hAnsi="Arial"/>
          <w:color w:val="000000"/>
        </w:rPr>
      </w:pPr>
      <w:r w:rsidDel="00000000" w:rsidR="00000000" w:rsidRPr="00000000">
        <w:rPr>
          <w:rFonts w:ascii="Arial" w:cs="Arial" w:eastAsia="Arial" w:hAnsi="Arial"/>
        </w:rPr>
        <w:drawing>
          <wp:inline distB="0" distT="0" distL="0" distR="0">
            <wp:extent cx="3390454" cy="2460501"/>
            <wp:effectExtent b="9525" l="9525" r="9525" t="9525"/>
            <wp:docPr descr="A screenshot of a social media post&#10;&#10;Description automatically generated" id="366" name="image66.png"/>
            <a:graphic>
              <a:graphicData uri="http://schemas.openxmlformats.org/drawingml/2006/picture">
                <pic:pic>
                  <pic:nvPicPr>
                    <pic:cNvPr descr="A screenshot of a social media post&#10;&#10;Description automatically generated" id="0" name="image66.png"/>
                    <pic:cNvPicPr preferRelativeResize="0"/>
                  </pic:nvPicPr>
                  <pic:blipFill>
                    <a:blip r:embed="rId22"/>
                    <a:srcRect b="48326" l="9021" r="27831" t="3768"/>
                    <a:stretch>
                      <a:fillRect/>
                    </a:stretch>
                  </pic:blipFill>
                  <pic:spPr>
                    <a:xfrm>
                      <a:off x="0" y="0"/>
                      <a:ext cx="3390454" cy="2460501"/>
                    </a:xfrm>
                    <a:prstGeom prst="rect"/>
                    <a:ln w="9525">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rFonts w:ascii="Arial" w:cs="Arial" w:eastAsia="Arial" w:hAnsi="Arial"/>
          <w:b w:val="0"/>
          <w:color w:val="000000"/>
          <w:sz w:val="28"/>
          <w:szCs w:val="28"/>
        </w:rPr>
      </w:pPr>
      <w:bookmarkStart w:colFirst="0" w:colLast="0" w:name="_heading=h.2s8eyo1" w:id="9"/>
      <w:bookmarkEnd w:id="9"/>
      <w:r w:rsidDel="00000000" w:rsidR="00000000" w:rsidRPr="00000000">
        <w:rPr>
          <w:rFonts w:ascii="Arial" w:cs="Arial" w:eastAsia="Arial" w:hAnsi="Arial"/>
          <w:b w:val="0"/>
          <w:color w:val="000000"/>
          <w:sz w:val="28"/>
          <w:szCs w:val="28"/>
          <w:rtl w:val="0"/>
        </w:rPr>
        <w:t xml:space="preserve">Filling Out the Health Care Application</w:t>
      </w:r>
    </w:p>
    <w:p w:rsidR="00000000" w:rsidDel="00000000" w:rsidP="00000000" w:rsidRDefault="00000000" w:rsidRPr="00000000" w14:paraId="00000097">
      <w:pPr>
        <w:rPr>
          <w:rFonts w:ascii="Arial" w:cs="Arial" w:eastAsia="Arial" w:hAnsi="Arial"/>
          <w:color w:val="000000"/>
        </w:rPr>
      </w:pPr>
      <w:r w:rsidDel="00000000" w:rsidR="00000000" w:rsidRPr="00000000">
        <w:rPr>
          <w:rFonts w:ascii="Arial" w:cs="Arial" w:eastAsia="Arial" w:hAnsi="Arial"/>
          <w:color w:val="000000"/>
          <w:rtl w:val="0"/>
        </w:rPr>
        <w:br w:type="textWrapping"/>
        <w:t xml:space="preserve">There are 6 sections in the health care application, but not everyone is shown the entire application:</w:t>
      </w:r>
    </w:p>
    <w:p w:rsidR="00000000" w:rsidDel="00000000" w:rsidP="00000000" w:rsidRDefault="00000000" w:rsidRPr="00000000" w14:paraId="00000098">
      <w:pPr>
        <w:rPr>
          <w:rFonts w:ascii="Arial" w:cs="Arial" w:eastAsia="Arial" w:hAnsi="Arial"/>
          <w:color w:val="000000"/>
        </w:rPr>
      </w:pPr>
      <w:r w:rsidDel="00000000" w:rsidR="00000000" w:rsidRPr="00000000">
        <w:rPr>
          <w:rtl w:val="0"/>
        </w:rPr>
      </w:r>
    </w:p>
    <w:p w:rsidR="00000000" w:rsidDel="00000000" w:rsidP="00000000" w:rsidRDefault="00000000" w:rsidRPr="00000000" w14:paraId="00000099">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information</w:t>
      </w:r>
    </w:p>
    <w:p w:rsidR="00000000" w:rsidDel="00000000" w:rsidP="00000000" w:rsidRDefault="00000000" w:rsidRPr="00000000" w14:paraId="0000009A">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VA benefits</w:t>
      </w:r>
    </w:p>
    <w:p w:rsidR="00000000" w:rsidDel="00000000" w:rsidP="00000000" w:rsidRDefault="00000000" w:rsidRPr="00000000" w14:paraId="0000009B">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Military service</w:t>
      </w:r>
    </w:p>
    <w:p w:rsidR="00000000" w:rsidDel="00000000" w:rsidP="00000000" w:rsidRDefault="00000000" w:rsidRPr="00000000" w14:paraId="0000009C">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Household information</w:t>
      </w:r>
    </w:p>
    <w:p w:rsidR="00000000" w:rsidDel="00000000" w:rsidP="00000000" w:rsidRDefault="00000000" w:rsidRPr="00000000" w14:paraId="0000009D">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Insurance information</w:t>
      </w:r>
    </w:p>
    <w:p w:rsidR="00000000" w:rsidDel="00000000" w:rsidP="00000000" w:rsidRDefault="00000000" w:rsidRPr="00000000" w14:paraId="0000009E">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Application review</w:t>
      </w:r>
    </w:p>
    <w:p w:rsidR="00000000" w:rsidDel="00000000" w:rsidP="00000000" w:rsidRDefault="00000000" w:rsidRPr="00000000" w14:paraId="0000009F">
      <w:pPr>
        <w:rPr>
          <w:rFonts w:ascii="Arial" w:cs="Arial" w:eastAsia="Arial" w:hAnsi="Arial"/>
          <w:color w:val="000000"/>
        </w:rPr>
      </w:pPr>
      <w:r w:rsidDel="00000000" w:rsidR="00000000" w:rsidRPr="00000000">
        <w:rPr>
          <w:rtl w:val="0"/>
        </w:rPr>
      </w:r>
    </w:p>
    <w:p w:rsidR="00000000" w:rsidDel="00000000" w:rsidP="00000000" w:rsidRDefault="00000000" w:rsidRPr="00000000" w14:paraId="000000A0">
      <w:pPr>
        <w:rPr>
          <w:rFonts w:ascii="Arial" w:cs="Arial" w:eastAsia="Arial" w:hAnsi="Arial"/>
          <w:color w:val="000000"/>
        </w:rPr>
      </w:pPr>
      <w:r w:rsidDel="00000000" w:rsidR="00000000" w:rsidRPr="00000000">
        <w:rPr>
          <w:rFonts w:ascii="Arial" w:cs="Arial" w:eastAsia="Arial" w:hAnsi="Arial"/>
          <w:color w:val="000000"/>
          <w:rtl w:val="0"/>
        </w:rPr>
        <w:t xml:space="preserve">Some users </w:t>
      </w:r>
      <w:r w:rsidDel="00000000" w:rsidR="00000000" w:rsidRPr="00000000">
        <w:rPr>
          <w:rFonts w:ascii="Arial" w:cs="Arial" w:eastAsia="Arial" w:hAnsi="Arial"/>
          <w:rtl w:val="0"/>
        </w:rPr>
        <w:t xml:space="preserve">can</w:t>
      </w:r>
      <w:r w:rsidDel="00000000" w:rsidR="00000000" w:rsidRPr="00000000">
        <w:rPr>
          <w:rFonts w:ascii="Arial" w:cs="Arial" w:eastAsia="Arial" w:hAnsi="Arial"/>
          <w:color w:val="000000"/>
          <w:rtl w:val="0"/>
        </w:rPr>
        <w:t xml:space="preserve"> fill out a shortened </w:t>
      </w:r>
      <w:r w:rsidDel="00000000" w:rsidR="00000000" w:rsidRPr="00000000">
        <w:rPr>
          <w:rFonts w:ascii="Arial" w:cs="Arial" w:eastAsia="Arial" w:hAnsi="Arial"/>
          <w:rtl w:val="0"/>
        </w:rPr>
        <w:t xml:space="preserve">application version</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by </w:t>
      </w:r>
      <w:r w:rsidDel="00000000" w:rsidR="00000000" w:rsidRPr="00000000">
        <w:rPr>
          <w:rFonts w:ascii="Arial" w:cs="Arial" w:eastAsia="Arial" w:hAnsi="Arial"/>
          <w:color w:val="000000"/>
          <w:rtl w:val="0"/>
        </w:rPr>
        <w:t xml:space="preserve">skipping some sections. Veterans </w:t>
      </w:r>
      <w:r w:rsidDel="00000000" w:rsidR="00000000" w:rsidRPr="00000000">
        <w:rPr>
          <w:rFonts w:ascii="Arial" w:cs="Arial" w:eastAsia="Arial" w:hAnsi="Arial"/>
          <w:rtl w:val="0"/>
        </w:rPr>
        <w:t xml:space="preserve">with</w:t>
      </w:r>
      <w:r w:rsidDel="00000000" w:rsidR="00000000" w:rsidRPr="00000000">
        <w:rPr>
          <w:rFonts w:ascii="Arial" w:cs="Arial" w:eastAsia="Arial" w:hAnsi="Arial"/>
          <w:color w:val="000000"/>
          <w:rtl w:val="0"/>
        </w:rPr>
        <w:t xml:space="preserve"> a disability rating of equal to or greater than 50 percent</w:t>
      </w:r>
      <w:r w:rsidDel="00000000" w:rsidR="00000000" w:rsidRPr="00000000">
        <w:rPr>
          <w:rFonts w:ascii="Arial" w:cs="Arial" w:eastAsia="Arial" w:hAnsi="Arial"/>
          <w:rtl w:val="0"/>
        </w:rPr>
        <w:t xml:space="preserve"> will be shown the shortened form</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A1">
      <w:pPr>
        <w:rPr>
          <w:rFonts w:ascii="Arial" w:cs="Arial" w:eastAsia="Arial" w:hAnsi="Arial"/>
          <w:color w:val="000000"/>
        </w:rPr>
      </w:pPr>
      <w:r w:rsidDel="00000000" w:rsidR="00000000" w:rsidRPr="00000000">
        <w:rPr>
          <w:rtl w:val="0"/>
        </w:rPr>
      </w:r>
    </w:p>
    <w:p w:rsidR="00000000" w:rsidDel="00000000" w:rsidP="00000000" w:rsidRDefault="00000000" w:rsidRPr="00000000" w14:paraId="000000A2">
      <w:pPr>
        <w:rPr>
          <w:rFonts w:ascii="Arial" w:cs="Arial" w:eastAsia="Arial" w:hAnsi="Arial"/>
          <w:color w:val="000000"/>
        </w:rPr>
      </w:pPr>
      <w:r w:rsidDel="00000000" w:rsidR="00000000" w:rsidRPr="00000000">
        <w:rPr>
          <w:rFonts w:ascii="Arial" w:cs="Arial" w:eastAsia="Arial" w:hAnsi="Arial"/>
          <w:color w:val="000000"/>
          <w:rtl w:val="0"/>
        </w:rPr>
        <w:t xml:space="preserve">Please note: </w:t>
      </w:r>
      <w:r w:rsidDel="00000000" w:rsidR="00000000" w:rsidRPr="00000000">
        <w:rPr>
          <w:rFonts w:ascii="Arial" w:cs="Arial" w:eastAsia="Arial" w:hAnsi="Arial"/>
          <w:rtl w:val="0"/>
        </w:rPr>
        <w:t xml:space="preserve">The</w:t>
      </w:r>
      <w:r w:rsidDel="00000000" w:rsidR="00000000" w:rsidRPr="00000000">
        <w:rPr>
          <w:rFonts w:ascii="Arial" w:cs="Arial" w:eastAsia="Arial" w:hAnsi="Arial"/>
          <w:color w:val="000000"/>
          <w:rtl w:val="0"/>
        </w:rPr>
        <w:t xml:space="preserve"> system will prefill the information we already have on file</w:t>
      </w:r>
      <w:r w:rsidDel="00000000" w:rsidR="00000000" w:rsidRPr="00000000">
        <w:rPr>
          <w:rFonts w:ascii="Arial" w:cs="Arial" w:eastAsia="Arial" w:hAnsi="Arial"/>
          <w:rtl w:val="0"/>
        </w:rPr>
        <w:t xml:space="preserve"> for authenticated users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Users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can</w:t>
      </w:r>
      <w:r w:rsidDel="00000000" w:rsidR="00000000" w:rsidRPr="00000000">
        <w:rPr>
          <w:rFonts w:ascii="Arial" w:cs="Arial" w:eastAsia="Arial" w:hAnsi="Arial"/>
          <w:color w:val="000000"/>
          <w:rtl w:val="0"/>
        </w:rPr>
        <w:t xml:space="preserve"> review and update some of this as they complete the application.</w:t>
      </w:r>
    </w:p>
    <w:p w:rsidR="00000000" w:rsidDel="00000000" w:rsidP="00000000" w:rsidRDefault="00000000" w:rsidRPr="00000000" w14:paraId="000000A3">
      <w:pPr>
        <w:rPr>
          <w:rFonts w:ascii="Arial" w:cs="Arial" w:eastAsia="Arial" w:hAnsi="Arial"/>
          <w:color w:val="000000"/>
        </w:rPr>
      </w:pPr>
      <w:r w:rsidDel="00000000" w:rsidR="00000000" w:rsidRPr="00000000">
        <w:rPr>
          <w:rtl w:val="0"/>
        </w:rPr>
      </w:r>
    </w:p>
    <w:p w:rsidR="00000000" w:rsidDel="00000000" w:rsidP="00000000" w:rsidRDefault="00000000" w:rsidRPr="00000000" w14:paraId="000000A4">
      <w:pPr>
        <w:rPr>
          <w:rFonts w:ascii="Arial" w:cs="Arial" w:eastAsia="Arial" w:hAnsi="Arial"/>
          <w:color w:val="000000"/>
        </w:rPr>
      </w:pPr>
      <w:r w:rsidDel="00000000" w:rsidR="00000000" w:rsidRPr="00000000">
        <w:rPr>
          <w:rFonts w:ascii="Arial" w:cs="Arial" w:eastAsia="Arial" w:hAnsi="Arial"/>
          <w:color w:val="000000"/>
          <w:rtl w:val="0"/>
        </w:rPr>
        <w:t xml:space="preserve">Each section has multiple pages of questions that the user must enter to complete the application. </w:t>
      </w:r>
      <w:r w:rsidDel="00000000" w:rsidR="00000000" w:rsidRPr="00000000">
        <w:rPr>
          <w:rFonts w:ascii="Arial" w:cs="Arial" w:eastAsia="Arial" w:hAnsi="Arial"/>
          <w:rtl w:val="0"/>
        </w:rPr>
        <w:t xml:space="preserve">The</w:t>
      </w:r>
      <w:r w:rsidDel="00000000" w:rsidR="00000000" w:rsidRPr="00000000">
        <w:rPr>
          <w:rFonts w:ascii="Arial" w:cs="Arial" w:eastAsia="Arial" w:hAnsi="Arial"/>
          <w:color w:val="000000"/>
          <w:rtl w:val="0"/>
        </w:rPr>
        <w:t xml:space="preserve"> application is automatically saved </w:t>
      </w:r>
      <w:r w:rsidDel="00000000" w:rsidR="00000000" w:rsidRPr="00000000">
        <w:rPr>
          <w:rFonts w:ascii="Arial" w:cs="Arial" w:eastAsia="Arial" w:hAnsi="Arial"/>
          <w:rtl w:val="0"/>
        </w:rPr>
        <w:t xml:space="preserve">for authenticated users as they complete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it</w:t>
      </w:r>
      <w:r w:rsidDel="00000000" w:rsidR="00000000" w:rsidRPr="00000000">
        <w:rPr>
          <w:rFonts w:ascii="Arial" w:cs="Arial" w:eastAsia="Arial" w:hAnsi="Arial"/>
          <w:color w:val="000000"/>
          <w:rtl w:val="0"/>
        </w:rPr>
        <w:t xml:space="preserve">, and they </w:t>
      </w:r>
      <w:r w:rsidDel="00000000" w:rsidR="00000000" w:rsidRPr="00000000">
        <w:rPr>
          <w:rFonts w:ascii="Arial" w:cs="Arial" w:eastAsia="Arial" w:hAnsi="Arial"/>
          <w:rtl w:val="0"/>
        </w:rPr>
        <w:t xml:space="preserve">can</w:t>
      </w:r>
      <w:r w:rsidDel="00000000" w:rsidR="00000000" w:rsidRPr="00000000">
        <w:rPr>
          <w:rFonts w:ascii="Arial" w:cs="Arial" w:eastAsia="Arial" w:hAnsi="Arial"/>
          <w:color w:val="000000"/>
          <w:rtl w:val="0"/>
        </w:rPr>
        <w:t xml:space="preserve"> “Finish this application later.”</w:t>
      </w:r>
    </w:p>
    <w:p w:rsidR="00000000" w:rsidDel="00000000" w:rsidP="00000000" w:rsidRDefault="00000000" w:rsidRPr="00000000" w14:paraId="000000A5">
      <w:pPr>
        <w:rPr>
          <w:rFonts w:ascii="Arial" w:cs="Arial" w:eastAsia="Arial" w:hAnsi="Arial"/>
          <w:color w:val="000000"/>
        </w:rPr>
      </w:pPr>
      <w:r w:rsidDel="00000000" w:rsidR="00000000" w:rsidRPr="00000000">
        <w:rPr>
          <w:rtl w:val="0"/>
        </w:rPr>
      </w:r>
    </w:p>
    <w:p w:rsidR="00000000" w:rsidDel="00000000" w:rsidP="00000000" w:rsidRDefault="00000000" w:rsidRPr="00000000" w14:paraId="000000A6">
      <w:pPr>
        <w:rPr>
          <w:rFonts w:ascii="Arial" w:cs="Arial" w:eastAsia="Arial" w:hAnsi="Arial"/>
          <w:color w:val="000000"/>
        </w:rPr>
      </w:pPr>
      <w:r w:rsidDel="00000000" w:rsidR="00000000" w:rsidRPr="00000000">
        <w:rPr>
          <w:rFonts w:ascii="Arial" w:cs="Arial" w:eastAsia="Arial" w:hAnsi="Arial"/>
        </w:rPr>
        <w:drawing>
          <wp:inline distB="0" distT="0" distL="0" distR="0">
            <wp:extent cx="4874895" cy="2324735"/>
            <wp:effectExtent b="12700" l="12700" r="12700" t="12700"/>
            <wp:docPr id="367" name="image71.png"/>
            <a:graphic>
              <a:graphicData uri="http://schemas.openxmlformats.org/drawingml/2006/picture">
                <pic:pic>
                  <pic:nvPicPr>
                    <pic:cNvPr id="0" name="image71.png"/>
                    <pic:cNvPicPr preferRelativeResize="0"/>
                  </pic:nvPicPr>
                  <pic:blipFill>
                    <a:blip r:embed="rId23"/>
                    <a:srcRect b="0" l="0" r="0" t="0"/>
                    <a:stretch>
                      <a:fillRect/>
                    </a:stretch>
                  </pic:blipFill>
                  <pic:spPr>
                    <a:xfrm>
                      <a:off x="0" y="0"/>
                      <a:ext cx="4874895" cy="2324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rPr>
          <w:rFonts w:ascii="Arial" w:cs="Arial" w:eastAsia="Arial" w:hAnsi="Arial"/>
          <w:color w:val="000000"/>
        </w:rPr>
      </w:pPr>
      <w:r w:rsidDel="00000000" w:rsidR="00000000" w:rsidRPr="00000000">
        <w:rPr>
          <w:rtl w:val="0"/>
        </w:rPr>
      </w:r>
    </w:p>
    <w:p w:rsidR="00000000" w:rsidDel="00000000" w:rsidP="00000000" w:rsidRDefault="00000000" w:rsidRPr="00000000" w14:paraId="000000A8">
      <w:pPr>
        <w:rPr>
          <w:rFonts w:ascii="Arial" w:cs="Arial" w:eastAsia="Arial" w:hAnsi="Arial"/>
          <w:color w:val="000000"/>
        </w:rPr>
      </w:pPr>
      <w:r w:rsidDel="00000000" w:rsidR="00000000" w:rsidRPr="00000000">
        <w:rPr>
          <w:rFonts w:ascii="Arial" w:cs="Arial" w:eastAsia="Arial" w:hAnsi="Arial"/>
          <w:color w:val="000000"/>
          <w:rtl w:val="0"/>
        </w:rPr>
        <w:t xml:space="preserve">To move forward through the application, the user clicks “Continue.” They </w:t>
      </w:r>
      <w:r w:rsidDel="00000000" w:rsidR="00000000" w:rsidRPr="00000000">
        <w:rPr>
          <w:rFonts w:ascii="Arial" w:cs="Arial" w:eastAsia="Arial" w:hAnsi="Arial"/>
          <w:rtl w:val="0"/>
        </w:rPr>
        <w:t xml:space="preserve">cannot</w:t>
      </w:r>
      <w:r w:rsidDel="00000000" w:rsidR="00000000" w:rsidRPr="00000000">
        <w:rPr>
          <w:rFonts w:ascii="Arial" w:cs="Arial" w:eastAsia="Arial" w:hAnsi="Arial"/>
          <w:color w:val="000000"/>
          <w:rtl w:val="0"/>
        </w:rPr>
        <w:t xml:space="preserve"> move forward until all required information on the page is complete. An example error message is shown below. </w:t>
      </w:r>
      <w:r w:rsidDel="00000000" w:rsidR="00000000" w:rsidRPr="00000000">
        <w:rPr>
          <w:rFonts w:ascii="Arial" w:cs="Arial" w:eastAsia="Arial" w:hAnsi="Arial"/>
          <w:rtl w:val="0"/>
        </w:rPr>
        <w:t xml:space="preserve">The user can use the back button to</w:t>
      </w:r>
      <w:r w:rsidDel="00000000" w:rsidR="00000000" w:rsidRPr="00000000">
        <w:rPr>
          <w:rFonts w:ascii="Arial" w:cs="Arial" w:eastAsia="Arial" w:hAnsi="Arial"/>
          <w:color w:val="000000"/>
          <w:rtl w:val="0"/>
        </w:rPr>
        <w:t xml:space="preserve"> go back to a section of the application.</w:t>
      </w:r>
    </w:p>
    <w:p w:rsidR="00000000" w:rsidDel="00000000" w:rsidP="00000000" w:rsidRDefault="00000000" w:rsidRPr="00000000" w14:paraId="000000A9">
      <w:pPr>
        <w:rPr>
          <w:rFonts w:ascii="Arial" w:cs="Arial" w:eastAsia="Arial" w:hAnsi="Arial"/>
          <w:color w:val="000000"/>
        </w:rPr>
      </w:pPr>
      <w:r w:rsidDel="00000000" w:rsidR="00000000" w:rsidRPr="00000000">
        <w:rPr>
          <w:rtl w:val="0"/>
        </w:rPr>
      </w:r>
    </w:p>
    <w:p w:rsidR="00000000" w:rsidDel="00000000" w:rsidP="00000000" w:rsidRDefault="00000000" w:rsidRPr="00000000" w14:paraId="000000AA">
      <w:pPr>
        <w:rPr>
          <w:rFonts w:ascii="Arial" w:cs="Arial" w:eastAsia="Arial" w:hAnsi="Arial"/>
          <w:color w:val="000000"/>
        </w:rPr>
      </w:pPr>
      <w:r w:rsidDel="00000000" w:rsidR="00000000" w:rsidRPr="00000000">
        <w:rPr>
          <w:rFonts w:ascii="Arial" w:cs="Arial" w:eastAsia="Arial" w:hAnsi="Arial"/>
        </w:rPr>
        <w:drawing>
          <wp:inline distB="0" distT="0" distL="0" distR="0">
            <wp:extent cx="2827655" cy="2011045"/>
            <wp:effectExtent b="12700" l="12700" r="12700" t="12700"/>
            <wp:docPr id="369"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2827655" cy="20110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rPr>
          <w:rFonts w:ascii="Arial" w:cs="Arial" w:eastAsia="Arial" w:hAnsi="Arial"/>
          <w:color w:val="000000"/>
        </w:rPr>
      </w:pPr>
      <w:r w:rsidDel="00000000" w:rsidR="00000000" w:rsidRPr="00000000">
        <w:rPr>
          <w:rtl w:val="0"/>
        </w:rPr>
      </w:r>
    </w:p>
    <w:p w:rsidR="00000000" w:rsidDel="00000000" w:rsidP="00000000" w:rsidRDefault="00000000" w:rsidRPr="00000000" w14:paraId="000000AC">
      <w:pPr>
        <w:rPr>
          <w:rFonts w:ascii="Arial" w:cs="Arial" w:eastAsia="Arial" w:hAnsi="Arial"/>
          <w:color w:val="000000"/>
        </w:rPr>
      </w:pPr>
      <w:r w:rsidDel="00000000" w:rsidR="00000000" w:rsidRPr="00000000">
        <w:rPr>
          <w:rFonts w:ascii="Arial" w:cs="Arial" w:eastAsia="Arial" w:hAnsi="Arial"/>
          <w:color w:val="000000"/>
          <w:rtl w:val="0"/>
        </w:rPr>
        <w:t xml:space="preserve">The application also has a status bar at the top of each page to indicate how far along in the application a Veteran is. It progresses when a new section is complete, not based on the number of questions completed:</w:t>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708400"/>
            <wp:effectExtent b="12700" l="12700" r="12700" t="12700"/>
            <wp:docPr id="370"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59436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pStyle w:val="Heading2"/>
        <w:rPr>
          <w:rFonts w:ascii="Arial" w:cs="Arial" w:eastAsia="Arial" w:hAnsi="Arial"/>
          <w:color w:val="000000"/>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rPr>
          <w:rFonts w:ascii="Arial" w:cs="Arial" w:eastAsia="Arial" w:hAnsi="Arial"/>
          <w:color w:val="000000"/>
          <w:sz w:val="28"/>
          <w:szCs w:val="28"/>
        </w:rPr>
      </w:pPr>
      <w:bookmarkStart w:colFirst="0" w:colLast="0" w:name="_heading=h.3rdcrjn" w:id="11"/>
      <w:bookmarkEnd w:id="11"/>
      <w:r w:rsidDel="00000000" w:rsidR="00000000" w:rsidRPr="00000000">
        <w:rPr>
          <w:rFonts w:ascii="Arial" w:cs="Arial" w:eastAsia="Arial" w:hAnsi="Arial"/>
          <w:color w:val="000000"/>
          <w:sz w:val="28"/>
          <w:szCs w:val="28"/>
          <w:rtl w:val="0"/>
        </w:rPr>
        <w:t xml:space="preserve">Veteran Information</w:t>
      </w:r>
    </w:p>
    <w:p w:rsidR="00000000" w:rsidDel="00000000" w:rsidP="00000000" w:rsidRDefault="00000000" w:rsidRPr="00000000" w14:paraId="000000B1">
      <w:pPr>
        <w:rPr>
          <w:rFonts w:ascii="Arial" w:cs="Arial" w:eastAsia="Arial" w:hAnsi="Arial"/>
          <w:color w:val="000000"/>
        </w:rPr>
      </w:pPr>
      <w:r w:rsidDel="00000000" w:rsidR="00000000" w:rsidRPr="00000000">
        <w:rPr>
          <w:rtl w:val="0"/>
        </w:rPr>
      </w:r>
    </w:p>
    <w:p w:rsidR="00000000" w:rsidDel="00000000" w:rsidP="00000000" w:rsidRDefault="00000000" w:rsidRPr="00000000" w14:paraId="000000B2">
      <w:pPr>
        <w:pStyle w:val="Heading3"/>
        <w:rPr>
          <w:rFonts w:ascii="Arial" w:cs="Arial" w:eastAsia="Arial" w:hAnsi="Arial"/>
          <w:color w:val="000000"/>
        </w:rPr>
      </w:pPr>
      <w:bookmarkStart w:colFirst="0" w:colLast="0" w:name="_heading=h.26in1rg" w:id="12"/>
      <w:bookmarkEnd w:id="12"/>
      <w:r w:rsidDel="00000000" w:rsidR="00000000" w:rsidRPr="00000000">
        <w:rPr>
          <w:rFonts w:ascii="Arial" w:cs="Arial" w:eastAsia="Arial" w:hAnsi="Arial"/>
          <w:color w:val="000000"/>
          <w:rtl w:val="0"/>
        </w:rPr>
        <w:t xml:space="preserve">Veteran information page 1: Names</w:t>
      </w:r>
    </w:p>
    <w:p w:rsidR="00000000" w:rsidDel="00000000" w:rsidP="00000000" w:rsidRDefault="00000000" w:rsidRPr="00000000" w14:paraId="000000B3">
      <w:pPr>
        <w:rPr>
          <w:rFonts w:ascii="Arial" w:cs="Arial" w:eastAsia="Arial" w:hAnsi="Arial"/>
          <w:color w:val="000000"/>
        </w:rPr>
      </w:pPr>
      <w:r w:rsidDel="00000000" w:rsidR="00000000" w:rsidRPr="00000000">
        <w:rPr>
          <w:rtl w:val="0"/>
        </w:rPr>
      </w:r>
    </w:p>
    <w:p w:rsidR="00000000" w:rsidDel="00000000" w:rsidP="00000000" w:rsidRDefault="00000000" w:rsidRPr="00000000" w14:paraId="000000B4">
      <w:pPr>
        <w:rPr>
          <w:rFonts w:ascii="Arial" w:cs="Arial" w:eastAsia="Arial" w:hAnsi="Arial"/>
          <w:color w:val="000000"/>
        </w:rPr>
      </w:pPr>
      <w:r w:rsidDel="00000000" w:rsidR="00000000" w:rsidRPr="00000000">
        <w:rPr>
          <w:rFonts w:ascii="Arial" w:cs="Arial" w:eastAsia="Arial" w:hAnsi="Arial"/>
          <w:color w:val="000000"/>
          <w:rtl w:val="0"/>
        </w:rPr>
        <w:t xml:space="preserve">Authenticated users are shown their name, </w:t>
      </w:r>
      <w:r w:rsidDel="00000000" w:rsidR="00000000" w:rsidRPr="00000000">
        <w:rPr>
          <w:rFonts w:ascii="Arial" w:cs="Arial" w:eastAsia="Arial" w:hAnsi="Arial"/>
          <w:rtl w:val="0"/>
        </w:rPr>
        <w:t xml:space="preserve">DOB and VA service-connected disability rating in a locked state. If they need to update this information, they must</w:t>
      </w:r>
      <w:r w:rsidDel="00000000" w:rsidR="00000000" w:rsidRPr="00000000">
        <w:rPr>
          <w:rFonts w:ascii="Arial" w:cs="Arial" w:eastAsia="Arial" w:hAnsi="Arial"/>
          <w:color w:val="000000"/>
          <w:rtl w:val="0"/>
        </w:rPr>
        <w:t xml:space="preserve"> contact the VA Benefits Hotline at 800-827-1000. </w:t>
      </w:r>
    </w:p>
    <w:p w:rsidR="00000000" w:rsidDel="00000000" w:rsidP="00000000" w:rsidRDefault="00000000" w:rsidRPr="00000000" w14:paraId="000000B5">
      <w:pPr>
        <w:rPr>
          <w:rFonts w:ascii="Arial" w:cs="Arial" w:eastAsia="Arial" w:hAnsi="Arial"/>
          <w:color w:val="000000"/>
        </w:rPr>
      </w:pPr>
      <w:r w:rsidDel="00000000" w:rsidR="00000000" w:rsidRPr="00000000">
        <w:rPr>
          <w:rtl w:val="0"/>
        </w:rPr>
      </w:r>
    </w:p>
    <w:bookmarkStart w:colFirst="0" w:colLast="0" w:name="bookmark=id.s09nv67wkqkz" w:id="13"/>
    <w:bookmarkEnd w:id="13"/>
    <w:p w:rsidR="00000000" w:rsidDel="00000000" w:rsidP="00000000" w:rsidRDefault="00000000" w:rsidRPr="00000000" w14:paraId="000000B6">
      <w:pPr>
        <w:rPr>
          <w:rFonts w:ascii="Arial" w:cs="Arial" w:eastAsia="Arial" w:hAnsi="Arial"/>
          <w:color w:val="000000"/>
        </w:rPr>
      </w:pPr>
      <w:r w:rsidDel="00000000" w:rsidR="00000000" w:rsidRPr="00000000">
        <w:rPr>
          <w:rFonts w:ascii="Arial" w:cs="Arial" w:eastAsia="Arial" w:hAnsi="Arial"/>
          <w:color w:val="000000"/>
          <w:rtl w:val="0"/>
        </w:rPr>
        <w:t xml:space="preserve">Authenticated user</w:t>
      </w:r>
    </w:p>
    <w:p w:rsidR="00000000" w:rsidDel="00000000" w:rsidP="00000000" w:rsidRDefault="00000000" w:rsidRPr="00000000" w14:paraId="000000B7">
      <w:pPr>
        <w:rPr>
          <w:rFonts w:ascii="Arial" w:cs="Arial" w:eastAsia="Arial" w:hAnsi="Arial"/>
        </w:rPr>
      </w:pPr>
      <w:r w:rsidDel="00000000" w:rsidR="00000000" w:rsidRPr="00000000">
        <w:rPr>
          <w:rtl w:val="0"/>
        </w:rPr>
      </w:r>
    </w:p>
    <w:sdt>
      <w:sdtPr>
        <w:tag w:val="goog_rdk_13"/>
      </w:sdtPr>
      <w:sdtContent>
        <w:p w:rsidR="00000000" w:rsidDel="00000000" w:rsidP="00000000" w:rsidRDefault="00000000" w:rsidRPr="00000000" w14:paraId="000000B8">
          <w:pPr>
            <w:rPr>
              <w:ins w:author="Heather Justice" w:id="4" w:date="2024-09-23T20:06:53Z"/>
              <w:rFonts w:ascii="Arial" w:cs="Arial" w:eastAsia="Arial" w:hAnsi="Arial"/>
            </w:rPr>
          </w:pPr>
          <w:sdt>
            <w:sdtPr>
              <w:tag w:val="goog_rdk_10"/>
            </w:sdtPr>
            <w:sdtContent>
              <w:del w:author="Heather Justice" w:id="3" w:date="2024-09-23T20:06:52Z">
                <w:r w:rsidDel="00000000" w:rsidR="00000000" w:rsidRPr="00000000">
                  <w:rPr>
                    <w:rFonts w:ascii="Arial" w:cs="Arial" w:eastAsia="Arial" w:hAnsi="Arial"/>
                  </w:rPr>
                  <w:drawing>
                    <wp:inline distB="114300" distT="114300" distL="114300" distR="114300">
                      <wp:extent cx="5381625" cy="5133975"/>
                      <wp:effectExtent b="0" l="0" r="0" t="0"/>
                      <wp:docPr id="371" name="image78.png"/>
                      <a:graphic>
                        <a:graphicData uri="http://schemas.openxmlformats.org/drawingml/2006/picture">
                          <pic:pic>
                            <pic:nvPicPr>
                              <pic:cNvPr id="0" name="image78.png"/>
                              <pic:cNvPicPr preferRelativeResize="0"/>
                            </pic:nvPicPr>
                            <pic:blipFill>
                              <a:blip r:embed="rId26"/>
                              <a:srcRect b="0" l="0" r="0" t="0"/>
                              <a:stretch>
                                <a:fillRect/>
                              </a:stretch>
                            </pic:blipFill>
                            <pic:spPr>
                              <a:xfrm>
                                <a:off x="0" y="0"/>
                                <a:ext cx="5381625" cy="5133975"/>
                              </a:xfrm>
                              <a:prstGeom prst="rect"/>
                              <a:ln/>
                            </pic:spPr>
                          </pic:pic>
                        </a:graphicData>
                      </a:graphic>
                    </wp:inline>
                  </w:drawing>
                </w:r>
              </w:del>
            </w:sdtContent>
          </w:sdt>
          <w:sdt>
            <w:sdtPr>
              <w:tag w:val="goog_rdk_11"/>
            </w:sdtPr>
            <w:sdtContent>
              <w:ins w:author="Heather Justice" w:id="4" w:date="2024-09-23T20:06:53Z"/>
              <w:sdt>
                <w:sdtPr>
                  <w:tag w:val="goog_rdk_12"/>
                </w:sdtPr>
                <w:sdtContent>
                  <w:commentRangeStart w:id="2"/>
                </w:sdtContent>
              </w:sdt>
              <w:ins w:author="Heather Justice" w:id="4" w:date="2024-09-23T20:06:53Z">
                <w:r w:rsidDel="00000000" w:rsidR="00000000" w:rsidRPr="00000000">
                  <w:rPr>
                    <w:rtl w:val="0"/>
                  </w:rPr>
                </w:r>
              </w:ins>
            </w:sdtContent>
          </w:sdt>
        </w:p>
      </w:sdtContent>
    </w:sdt>
    <w:sdt>
      <w:sdtPr>
        <w:tag w:val="goog_rdk_15"/>
      </w:sdtPr>
      <w:sdtContent>
        <w:p w:rsidR="00000000" w:rsidDel="00000000" w:rsidP="00000000" w:rsidRDefault="00000000" w:rsidRPr="00000000" w14:paraId="000000B9">
          <w:pPr>
            <w:rPr>
              <w:ins w:author="Heather Justice" w:id="4" w:date="2024-09-23T20:06:53Z"/>
              <w:rFonts w:ascii="Arial" w:cs="Arial" w:eastAsia="Arial" w:hAnsi="Arial"/>
            </w:rPr>
          </w:pPr>
          <w:sdt>
            <w:sdtPr>
              <w:tag w:val="goog_rdk_14"/>
            </w:sdtPr>
            <w:sdtContent>
              <w:ins w:author="Heather Justice" w:id="4" w:date="2024-09-23T20:06:53Z">
                <w:r w:rsidDel="00000000" w:rsidR="00000000" w:rsidRPr="00000000">
                  <w:rPr>
                    <w:rtl w:val="0"/>
                  </w:rPr>
                </w:r>
              </w:ins>
            </w:sdtContent>
          </w:sdt>
        </w:p>
      </w:sdtContent>
    </w:sdt>
    <w:p w:rsidR="00000000" w:rsidDel="00000000" w:rsidP="00000000" w:rsidRDefault="00000000" w:rsidRPr="00000000" w14:paraId="000000BA">
      <w:pPr>
        <w:rPr>
          <w:rFonts w:ascii="Arial" w:cs="Arial" w:eastAsia="Arial" w:hAnsi="Arial"/>
        </w:rPr>
      </w:pPr>
      <w:sdt>
        <w:sdtPr>
          <w:tag w:val="goog_rdk_16"/>
        </w:sdtPr>
        <w:sdtContent>
          <w:ins w:author="Heather Justice" w:id="4" w:date="2024-09-23T20:06:53Z">
            <w:r w:rsidDel="00000000" w:rsidR="00000000" w:rsidRPr="00000000">
              <w:rPr>
                <w:rFonts w:ascii="Arial" w:cs="Arial" w:eastAsia="Arial" w:hAnsi="Arial"/>
              </w:rPr>
              <w:drawing>
                <wp:inline distB="114300" distT="114300" distL="114300" distR="114300">
                  <wp:extent cx="5353050" cy="5467350"/>
                  <wp:effectExtent b="0" l="0" r="0" t="0"/>
                  <wp:docPr id="30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353050" cy="5467350"/>
                          </a:xfrm>
                          <a:prstGeom prst="rect"/>
                          <a:ln/>
                        </pic:spPr>
                      </pic:pic>
                    </a:graphicData>
                  </a:graphic>
                </wp:inline>
              </w:drawing>
            </w:r>
          </w:ins>
        </w:sdtContent>
      </w:sdt>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B">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color w:val="000000"/>
          <w:rtl w:val="0"/>
        </w:rPr>
        <w:t xml:space="preserve">Authenticated users with information in their profile that qualifies them </w:t>
      </w:r>
      <w:r w:rsidDel="00000000" w:rsidR="00000000" w:rsidRPr="00000000">
        <w:rPr>
          <w:rFonts w:ascii="Arial" w:cs="Arial" w:eastAsia="Arial" w:hAnsi="Arial"/>
          <w:rtl w:val="0"/>
        </w:rPr>
        <w:t xml:space="preserve">for the</w:t>
      </w:r>
      <w:r w:rsidDel="00000000" w:rsidR="00000000" w:rsidRPr="00000000">
        <w:rPr>
          <w:rFonts w:ascii="Arial" w:cs="Arial" w:eastAsia="Arial" w:hAnsi="Arial"/>
          <w:color w:val="000000"/>
          <w:rtl w:val="0"/>
        </w:rPr>
        <w:t xml:space="preserve"> shortened form will be alerted immediately after this page. </w:t>
      </w:r>
      <w:r w:rsidDel="00000000" w:rsidR="00000000" w:rsidRPr="00000000">
        <w:rPr>
          <w:rFonts w:ascii="Arial" w:cs="Arial" w:eastAsia="Arial" w:hAnsi="Arial"/>
          <w:rtl w:val="0"/>
        </w:rPr>
        <w:t xml:space="preserve">They may qualify later in the application if they do not see that page</w:t>
      </w:r>
      <w:r w:rsidDel="00000000" w:rsidR="00000000" w:rsidRPr="00000000">
        <w:rPr>
          <w:rFonts w:ascii="Arial" w:cs="Arial" w:eastAsia="Arial" w:hAnsi="Arial"/>
          <w:color w:val="000000"/>
          <w:rtl w:val="0"/>
        </w:rPr>
        <w:t xml:space="preserve">. These users </w:t>
      </w:r>
      <w:r w:rsidDel="00000000" w:rsidR="00000000" w:rsidRPr="00000000">
        <w:rPr>
          <w:rFonts w:ascii="Arial" w:cs="Arial" w:eastAsia="Arial" w:hAnsi="Arial"/>
          <w:rtl w:val="0"/>
        </w:rPr>
        <w:t xml:space="preserve">must input their birthplace</w:t>
      </w:r>
      <w:r w:rsidDel="00000000" w:rsidR="00000000" w:rsidRPr="00000000">
        <w:rPr>
          <w:rFonts w:ascii="Arial" w:cs="Arial" w:eastAsia="Arial" w:hAnsi="Arial"/>
          <w:color w:val="000000"/>
          <w:rtl w:val="0"/>
        </w:rPr>
        <w:t xml:space="preserve"> and move on </w:t>
      </w:r>
      <w:r w:rsidDel="00000000" w:rsidR="00000000" w:rsidRPr="00000000">
        <w:rPr>
          <w:rFonts w:ascii="Arial" w:cs="Arial" w:eastAsia="Arial" w:hAnsi="Arial"/>
          <w:rtl w:val="0"/>
        </w:rPr>
        <w:t xml:space="preserve">to their mother's</w:t>
      </w:r>
      <w:hyperlink w:anchor="_heading=h.4i7ojhp">
        <w:r w:rsidDel="00000000" w:rsidR="00000000" w:rsidRPr="00000000">
          <w:rPr>
            <w:rFonts w:ascii="Arial" w:cs="Arial" w:eastAsia="Arial" w:hAnsi="Arial"/>
            <w:color w:val="000000"/>
            <w:rtl w:val="0"/>
          </w:rPr>
          <w:t xml:space="preserve"> </w:t>
        </w:r>
      </w:hyperlink>
      <w:hyperlink w:anchor="_heading=h.4i7ojhp">
        <w:r w:rsidDel="00000000" w:rsidR="00000000" w:rsidRPr="00000000">
          <w:rPr>
            <w:rFonts w:ascii="Arial" w:cs="Arial" w:eastAsia="Arial" w:hAnsi="Arial"/>
            <w:color w:val="000000"/>
            <w:u w:val="single"/>
            <w:rtl w:val="0"/>
          </w:rPr>
          <w:t xml:space="preserve">surname at birth</w:t>
        </w:r>
      </w:hyperlink>
      <w:r w:rsidDel="00000000" w:rsidR="00000000" w:rsidRPr="00000000">
        <w:rPr>
          <w:rFonts w:ascii="Arial" w:cs="Arial" w:eastAsia="Arial" w:hAnsi="Arial"/>
          <w:color w:val="000000"/>
          <w:rtl w:val="0"/>
        </w:rPr>
        <w:t xml:space="preserve">.</w:t>
        <w:br w:type="textWrapping"/>
      </w:r>
      <w:r w:rsidDel="00000000" w:rsidR="00000000" w:rsidRPr="00000000">
        <w:rPr>
          <w:rtl w:val="0"/>
        </w:rPr>
      </w:r>
    </w:p>
    <w:sdt>
      <w:sdtPr>
        <w:tag w:val="goog_rdk_19"/>
      </w:sdtPr>
      <w:sdtContent>
        <w:p w:rsidR="00000000" w:rsidDel="00000000" w:rsidP="00000000" w:rsidRDefault="00000000" w:rsidRPr="00000000" w14:paraId="000000BD">
          <w:pPr>
            <w:rPr>
              <w:ins w:author="Heather Justice" w:id="5" w:date="2024-09-23T20:17:54Z"/>
              <w:rFonts w:ascii="Arial" w:cs="Arial" w:eastAsia="Arial" w:hAnsi="Arial"/>
            </w:rPr>
          </w:pPr>
          <w:r w:rsidDel="00000000" w:rsidR="00000000" w:rsidRPr="00000000">
            <w:rPr>
              <w:rFonts w:ascii="Arial" w:cs="Arial" w:eastAsia="Arial" w:hAnsi="Arial"/>
            </w:rPr>
            <w:drawing>
              <wp:inline distB="114300" distT="114300" distL="114300" distR="114300">
                <wp:extent cx="4319588" cy="6764081"/>
                <wp:effectExtent b="0" l="0" r="0" t="0"/>
                <wp:docPr id="372" name="image76.png"/>
                <a:graphic>
                  <a:graphicData uri="http://schemas.openxmlformats.org/drawingml/2006/picture">
                    <pic:pic>
                      <pic:nvPicPr>
                        <pic:cNvPr id="0" name="image76.png"/>
                        <pic:cNvPicPr preferRelativeResize="0"/>
                      </pic:nvPicPr>
                      <pic:blipFill>
                        <a:blip r:embed="rId28"/>
                        <a:srcRect b="1064" l="1922" r="4006" t="1171"/>
                        <a:stretch>
                          <a:fillRect/>
                        </a:stretch>
                      </pic:blipFill>
                      <pic:spPr>
                        <a:xfrm>
                          <a:off x="0" y="0"/>
                          <a:ext cx="4319588" cy="6764081"/>
                        </a:xfrm>
                        <a:prstGeom prst="rect"/>
                        <a:ln/>
                      </pic:spPr>
                    </pic:pic>
                  </a:graphicData>
                </a:graphic>
              </wp:inline>
            </w:drawing>
          </w:r>
          <w:sdt>
            <w:sdtPr>
              <w:tag w:val="goog_rdk_17"/>
            </w:sdtPr>
            <w:sdtContent>
              <w:ins w:author="Heather Justice" w:id="5" w:date="2024-09-23T20:17:54Z"/>
              <w:sdt>
                <w:sdtPr>
                  <w:tag w:val="goog_rdk_18"/>
                </w:sdtPr>
                <w:sdtContent>
                  <w:commentRangeStart w:id="3"/>
                </w:sdtContent>
              </w:sdt>
              <w:ins w:author="Heather Justice" w:id="5" w:date="2024-09-23T20:17:54Z">
                <w:r w:rsidDel="00000000" w:rsidR="00000000" w:rsidRPr="00000000">
                  <w:rPr>
                    <w:rtl w:val="0"/>
                  </w:rPr>
                </w:r>
              </w:ins>
            </w:sdtContent>
          </w:sdt>
        </w:p>
      </w:sdtContent>
    </w:sdt>
    <w:sdt>
      <w:sdtPr>
        <w:tag w:val="goog_rdk_21"/>
      </w:sdtPr>
      <w:sdtContent>
        <w:p w:rsidR="00000000" w:rsidDel="00000000" w:rsidP="00000000" w:rsidRDefault="00000000" w:rsidRPr="00000000" w14:paraId="000000BE">
          <w:pPr>
            <w:pStyle w:val="Heading3"/>
            <w:rPr>
              <w:ins w:author="Heather Justice" w:id="5" w:date="2024-09-23T20:17:54Z"/>
              <w:rFonts w:ascii="Arial" w:cs="Arial" w:eastAsia="Arial" w:hAnsi="Arial"/>
            </w:rPr>
          </w:pPr>
          <w:sdt>
            <w:sdtPr>
              <w:tag w:val="goog_rdk_20"/>
            </w:sdtPr>
            <w:sdtContent>
              <w:ins w:author="Heather Justice" w:id="5" w:date="2024-09-23T20:17:54Z">
                <w:bookmarkStart w:colFirst="0" w:colLast="0" w:name="_heading=h.weiwubknolnh" w:id="14"/>
                <w:bookmarkEnd w:id="14"/>
                <w:r w:rsidDel="00000000" w:rsidR="00000000" w:rsidRPr="00000000">
                  <w:rPr>
                    <w:rFonts w:ascii="Arial" w:cs="Arial" w:eastAsia="Arial" w:hAnsi="Arial"/>
                    <w:rtl w:val="0"/>
                  </w:rPr>
                  <w:t xml:space="preserve">Enroll or Register</w:t>
                </w:r>
                <w:r w:rsidDel="00000000" w:rsidR="00000000" w:rsidRPr="00000000">
                  <w:rPr>
                    <w:rtl w:val="0"/>
                  </w:rPr>
                </w:r>
              </w:ins>
            </w:sdtContent>
          </w:sdt>
        </w:p>
      </w:sdtContent>
    </w:sdt>
    <w:sdt>
      <w:sdtPr>
        <w:tag w:val="goog_rdk_23"/>
      </w:sdtPr>
      <w:sdtContent>
        <w:p w:rsidR="00000000" w:rsidDel="00000000" w:rsidP="00000000" w:rsidRDefault="00000000" w:rsidRPr="00000000" w14:paraId="000000BF">
          <w:pPr>
            <w:rPr>
              <w:ins w:author="Heather Justice" w:id="5" w:date="2024-09-23T20:17:54Z"/>
              <w:rFonts w:ascii="Arial" w:cs="Arial" w:eastAsia="Arial" w:hAnsi="Arial"/>
            </w:rPr>
          </w:pPr>
          <w:sdt>
            <w:sdtPr>
              <w:tag w:val="goog_rdk_22"/>
            </w:sdtPr>
            <w:sdtContent>
              <w:ins w:author="Heather Justice" w:id="5" w:date="2024-09-23T20:17:54Z">
                <w:r w:rsidDel="00000000" w:rsidR="00000000" w:rsidRPr="00000000">
                  <w:rPr>
                    <w:rtl w:val="0"/>
                  </w:rPr>
                </w:r>
              </w:ins>
            </w:sdtContent>
          </w:sdt>
        </w:p>
      </w:sdtContent>
    </w:sdt>
    <w:sdt>
      <w:sdtPr>
        <w:tag w:val="goog_rdk_25"/>
      </w:sdtPr>
      <w:sdtContent>
        <w:p w:rsidR="00000000" w:rsidDel="00000000" w:rsidP="00000000" w:rsidRDefault="00000000" w:rsidRPr="00000000" w14:paraId="000000C0">
          <w:pPr>
            <w:rPr>
              <w:ins w:author="Heather Justice" w:id="5" w:date="2024-09-23T20:17:54Z"/>
              <w:rFonts w:ascii="Arial" w:cs="Arial" w:eastAsia="Arial" w:hAnsi="Arial"/>
            </w:rPr>
          </w:pPr>
          <w:sdt>
            <w:sdtPr>
              <w:tag w:val="goog_rdk_24"/>
            </w:sdtPr>
            <w:sdtContent>
              <w:ins w:author="Heather Justice" w:id="5" w:date="2024-09-23T20:17:54Z">
                <w:r w:rsidDel="00000000" w:rsidR="00000000" w:rsidRPr="00000000">
                  <w:rPr>
                    <w:rFonts w:ascii="Arial" w:cs="Arial" w:eastAsia="Arial" w:hAnsi="Arial"/>
                    <w:rtl w:val="0"/>
                  </w:rPr>
                  <w:t xml:space="preserve">Authenticated users who do not qualify for the shortened form will be presented with the option to enroll in full medical benefits with VA health care, or register to receive care specifically for their service-connected conditions.  </w:t>
                </w:r>
              </w:ins>
            </w:sdtContent>
          </w:sdt>
        </w:p>
      </w:sdtContent>
    </w:sdt>
    <w:sdt>
      <w:sdtPr>
        <w:tag w:val="goog_rdk_27"/>
      </w:sdtPr>
      <w:sdtContent>
        <w:p w:rsidR="00000000" w:rsidDel="00000000" w:rsidP="00000000" w:rsidRDefault="00000000" w:rsidRPr="00000000" w14:paraId="000000C1">
          <w:pPr>
            <w:rPr>
              <w:ins w:author="Heather Justice" w:id="5" w:date="2024-09-23T20:17:54Z"/>
              <w:rFonts w:ascii="Arial" w:cs="Arial" w:eastAsia="Arial" w:hAnsi="Arial"/>
            </w:rPr>
          </w:pPr>
          <w:sdt>
            <w:sdtPr>
              <w:tag w:val="goog_rdk_26"/>
            </w:sdtPr>
            <w:sdtContent>
              <w:ins w:author="Heather Justice" w:id="5" w:date="2024-09-23T20:17:54Z">
                <w:r w:rsidDel="00000000" w:rsidR="00000000" w:rsidRPr="00000000">
                  <w:rPr>
                    <w:rFonts w:ascii="Arial" w:cs="Arial" w:eastAsia="Arial" w:hAnsi="Arial"/>
                    <w:rtl w:val="0"/>
                  </w:rPr>
                  <w:t xml:space="preserve">If the user selects to enroll, they will proceed through the form to the Place of birth question.</w:t>
                </w:r>
              </w:ins>
            </w:sdtContent>
          </w:sdt>
        </w:p>
      </w:sdtContent>
    </w:sdt>
    <w:sdt>
      <w:sdtPr>
        <w:tag w:val="goog_rdk_29"/>
      </w:sdtPr>
      <w:sdtContent>
        <w:p w:rsidR="00000000" w:rsidDel="00000000" w:rsidP="00000000" w:rsidRDefault="00000000" w:rsidRPr="00000000" w14:paraId="000000C2">
          <w:pPr>
            <w:rPr>
              <w:ins w:author="Heather Justice" w:id="5" w:date="2024-09-23T20:17:54Z"/>
              <w:rFonts w:ascii="Arial" w:cs="Arial" w:eastAsia="Arial" w:hAnsi="Arial"/>
            </w:rPr>
          </w:pPr>
          <w:sdt>
            <w:sdtPr>
              <w:tag w:val="goog_rdk_28"/>
            </w:sdtPr>
            <w:sdtContent>
              <w:ins w:author="Heather Justice" w:id="5" w:date="2024-09-23T20:17:54Z">
                <w:r w:rsidDel="00000000" w:rsidR="00000000" w:rsidRPr="00000000">
                  <w:rPr>
                    <w:rFonts w:ascii="Arial" w:cs="Arial" w:eastAsia="Arial" w:hAnsi="Arial"/>
                    <w:rtl w:val="0"/>
                  </w:rPr>
                  <w:t xml:space="preserve">If the user selects to register, they will be presented with an information page, instructing them the steps to take if they want to register, which include calling the Health eligibility center, mail a completed paper 10-10EZ form (available for download and print), or visit a VA medical center and provide the completed paper 10-10EZ form.  The user can select the “Back” button and make a different select, if they choose.</w:t>
                </w:r>
              </w:ins>
            </w:sdtContent>
          </w:sdt>
        </w:p>
      </w:sdtContent>
    </w:sdt>
    <w:sdt>
      <w:sdtPr>
        <w:tag w:val="goog_rdk_31"/>
      </w:sdtPr>
      <w:sdtContent>
        <w:p w:rsidR="00000000" w:rsidDel="00000000" w:rsidP="00000000" w:rsidRDefault="00000000" w:rsidRPr="00000000" w14:paraId="000000C3">
          <w:pPr>
            <w:rPr>
              <w:ins w:author="Heather Justice" w:id="5" w:date="2024-09-23T20:17:54Z"/>
              <w:rFonts w:ascii="Arial" w:cs="Arial" w:eastAsia="Arial" w:hAnsi="Arial"/>
            </w:rPr>
          </w:pPr>
          <w:sdt>
            <w:sdtPr>
              <w:tag w:val="goog_rdk_30"/>
            </w:sdtPr>
            <w:sdtContent>
              <w:ins w:author="Heather Justice" w:id="5" w:date="2024-09-23T20:17:54Z">
                <w:r w:rsidDel="00000000" w:rsidR="00000000" w:rsidRPr="00000000">
                  <w:rPr>
                    <w:rtl w:val="0"/>
                  </w:rPr>
                </w:r>
              </w:ins>
            </w:sdtContent>
          </w:sdt>
        </w:p>
      </w:sdtContent>
    </w:sdt>
    <w:sdt>
      <w:sdtPr>
        <w:tag w:val="goog_rdk_35"/>
      </w:sdtPr>
      <w:sdtContent>
        <w:p w:rsidR="00000000" w:rsidDel="00000000" w:rsidP="00000000" w:rsidRDefault="00000000" w:rsidRPr="00000000" w14:paraId="000000C4">
          <w:pPr>
            <w:rPr>
              <w:ins w:author="Heather Justice" w:id="5" w:date="2024-09-23T20:17:54Z"/>
              <w:rFonts w:ascii="Arial" w:cs="Arial" w:eastAsia="Arial" w:hAnsi="Arial"/>
              <w:rPrChange w:author="Heather Justice" w:id="6" w:date="2024-09-23T20:17:54Z">
                <w:rPr>
                  <w:rFonts w:ascii="Arial" w:cs="Arial" w:eastAsia="Arial" w:hAnsi="Arial"/>
                </w:rPr>
              </w:rPrChange>
            </w:rPr>
          </w:pPr>
          <w:sdt>
            <w:sdtPr>
              <w:tag w:val="goog_rdk_32"/>
            </w:sdtPr>
            <w:sdtContent>
              <w:ins w:author="Heather Justice" w:id="5" w:date="2024-09-23T20:17:54Z"/>
              <w:sdt>
                <w:sdtPr>
                  <w:tag w:val="goog_rdk_33"/>
                </w:sdtPr>
                <w:sdtContent>
                  <w:commentRangeStart w:id="3"/>
                </w:sdtContent>
              </w:sdt>
              <w:ins w:author="Heather Justice" w:id="5" w:date="2024-09-23T20:17:54Z">
                <w:commentRangeEnd w:id="3"/>
                <w:r w:rsidDel="00000000" w:rsidR="00000000" w:rsidRPr="00000000">
                  <w:commentReference w:id="3"/>
                </w:r>
                <w:r w:rsidDel="00000000" w:rsidR="00000000" w:rsidRPr="00000000">
                  <w:rPr>
                    <w:rFonts w:ascii="Arial" w:cs="Arial" w:eastAsia="Arial" w:hAnsi="Arial"/>
                    <w:rPrChange w:author="Heather Justice" w:id="6" w:date="2024-09-23T20:17:54Z">
                      <w:rPr>
                        <w:rFonts w:ascii="Arial" w:cs="Arial" w:eastAsia="Arial" w:hAnsi="Arial"/>
                      </w:rPr>
                    </w:rPrChange>
                  </w:rPr>
                  <w:drawing>
                    <wp:inline distB="114300" distT="114300" distL="114300" distR="114300">
                      <wp:extent cx="3623669" cy="8358188"/>
                      <wp:effectExtent b="0" l="0" r="0" t="0"/>
                      <wp:docPr id="346"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3623669" cy="8358188"/>
                              </a:xfrm>
                              <a:prstGeom prst="rect"/>
                              <a:ln/>
                            </pic:spPr>
                          </pic:pic>
                        </a:graphicData>
                      </a:graphic>
                    </wp:inline>
                  </w:drawing>
                </w:r>
                <w:sdt>
                  <w:sdtPr>
                    <w:tag w:val="goog_rdk_34"/>
                  </w:sdtPr>
                  <w:sdtContent>
                    <w:r w:rsidDel="00000000" w:rsidR="00000000" w:rsidRPr="00000000">
                      <w:rPr>
                        <w:rtl w:val="0"/>
                      </w:rPr>
                    </w:r>
                  </w:sdtContent>
                </w:sdt>
              </w:ins>
            </w:sdtContent>
          </w:sdt>
        </w:p>
      </w:sdtContent>
    </w:sdt>
    <w:sdt>
      <w:sdtPr>
        <w:tag w:val="goog_rdk_38"/>
      </w:sdtPr>
      <w:sdtContent>
        <w:p w:rsidR="00000000" w:rsidDel="00000000" w:rsidP="00000000" w:rsidRDefault="00000000" w:rsidRPr="00000000" w14:paraId="000000C5">
          <w:pPr>
            <w:rPr>
              <w:rFonts w:ascii="Arial" w:cs="Arial" w:eastAsia="Arial" w:hAnsi="Arial"/>
              <w:rPrChange w:author="Heather Justice" w:id="6" w:date="2024-09-23T20:17:54Z">
                <w:rPr>
                  <w:rFonts w:ascii="Arial" w:cs="Arial" w:eastAsia="Arial" w:hAnsi="Arial"/>
                </w:rPr>
              </w:rPrChange>
            </w:rPr>
          </w:pPr>
          <w:sdt>
            <w:sdtPr>
              <w:tag w:val="goog_rdk_36"/>
            </w:sdtPr>
            <w:sdtContent>
              <w:ins w:author="Heather Justice" w:id="5" w:date="2024-09-23T20:17:54Z">
                <w:r w:rsidDel="00000000" w:rsidR="00000000" w:rsidRPr="00000000">
                  <w:rPr>
                    <w:rFonts w:ascii="Arial" w:cs="Arial" w:eastAsia="Arial" w:hAnsi="Arial"/>
                    <w:rPrChange w:author="Heather Justice" w:id="6" w:date="2024-09-23T20:17:54Z">
                      <w:rPr>
                        <w:rFonts w:ascii="Arial" w:cs="Arial" w:eastAsia="Arial" w:hAnsi="Arial"/>
                      </w:rPr>
                    </w:rPrChange>
                  </w:rPr>
                  <w:drawing>
                    <wp:inline distB="114300" distT="114300" distL="114300" distR="114300">
                      <wp:extent cx="5219700" cy="7934325"/>
                      <wp:effectExtent b="0" l="0" r="0" t="0"/>
                      <wp:docPr id="30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219700" cy="7934325"/>
                              </a:xfrm>
                              <a:prstGeom prst="rect"/>
                              <a:ln/>
                            </pic:spPr>
                          </pic:pic>
                        </a:graphicData>
                      </a:graphic>
                    </wp:inline>
                  </w:drawing>
                </w:r>
              </w:ins>
            </w:sdtContent>
          </w:sdt>
          <w:r w:rsidDel="00000000" w:rsidR="00000000" w:rsidRPr="00000000">
            <w:br w:type="page"/>
          </w:r>
          <w:sdt>
            <w:sdtPr>
              <w:tag w:val="goog_rdk_37"/>
            </w:sdtPr>
            <w:sdtContent>
              <w:r w:rsidDel="00000000" w:rsidR="00000000" w:rsidRPr="00000000">
                <w:rPr>
                  <w:rtl w:val="0"/>
                </w:rPr>
              </w:r>
            </w:sdtContent>
          </w:sdt>
        </w:p>
      </w:sdtContent>
    </w:sdt>
    <w:bookmarkStart w:colFirst="0" w:colLast="0" w:name="bookmark=id.kf3gtr1j6y6t" w:id="15"/>
    <w:bookmarkEnd w:id="15"/>
    <w:sdt>
      <w:sdtPr>
        <w:tag w:val="goog_rdk_40"/>
      </w:sdtPr>
      <w:sdtContent>
        <w:p w:rsidR="00000000" w:rsidDel="00000000" w:rsidP="00000000" w:rsidRDefault="00000000" w:rsidRPr="00000000" w14:paraId="000000C6">
          <w:pPr>
            <w:rPr>
              <w:rFonts w:ascii="Arial" w:cs="Arial" w:eastAsia="Arial" w:hAnsi="Arial"/>
              <w:rPrChange w:author="Heather Justice" w:id="6" w:date="2024-09-23T20:17:54Z">
                <w:rPr>
                  <w:rFonts w:ascii="Arial" w:cs="Arial" w:eastAsia="Arial" w:hAnsi="Arial"/>
                  <w:color w:val="000000"/>
                  <w:sz w:val="26"/>
                  <w:szCs w:val="26"/>
                </w:rPr>
              </w:rPrChange>
            </w:rPr>
          </w:pPr>
          <w:sdt>
            <w:sdtPr>
              <w:tag w:val="goog_rdk_39"/>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sz w:val="26"/>
                      <w:szCs w:val="26"/>
                    </w:rPr>
                  </w:rPrChange>
                </w:rPr>
                <w:t xml:space="preserve">Unauthenticated user</w:t>
              </w:r>
            </w:sdtContent>
          </w:sdt>
        </w:p>
      </w:sdtContent>
    </w:sdt>
    <w:sdt>
      <w:sdtPr>
        <w:tag w:val="goog_rdk_42"/>
      </w:sdtPr>
      <w:sdtContent>
        <w:p w:rsidR="00000000" w:rsidDel="00000000" w:rsidP="00000000" w:rsidRDefault="00000000" w:rsidRPr="00000000" w14:paraId="000000C7">
          <w:pPr>
            <w:rPr>
              <w:rFonts w:ascii="Arial" w:cs="Arial" w:eastAsia="Arial" w:hAnsi="Arial"/>
              <w:rPrChange w:author="Heather Justice" w:id="6" w:date="2024-09-23T20:17:54Z">
                <w:rPr>
                  <w:rFonts w:ascii="Arial" w:cs="Arial" w:eastAsia="Arial" w:hAnsi="Arial"/>
                  <w:color w:val="000000"/>
                </w:rPr>
              </w:rPrChange>
            </w:rPr>
          </w:pPr>
          <w:sdt>
            <w:sdtPr>
              <w:tag w:val="goog_rdk_41"/>
            </w:sdtPr>
            <w:sdtContent>
              <w:r w:rsidDel="00000000" w:rsidR="00000000" w:rsidRPr="00000000">
                <w:rPr>
                  <w:rtl w:val="0"/>
                </w:rPr>
              </w:r>
            </w:sdtContent>
          </w:sdt>
        </w:p>
      </w:sdtContent>
    </w:sdt>
    <w:sdt>
      <w:sdtPr>
        <w:tag w:val="goog_rdk_57"/>
      </w:sdtPr>
      <w:sdtContent>
        <w:p w:rsidR="00000000" w:rsidDel="00000000" w:rsidP="00000000" w:rsidRDefault="00000000" w:rsidRPr="00000000" w14:paraId="000000C8">
          <w:pPr>
            <w:rPr>
              <w:rFonts w:ascii="Arial" w:cs="Arial" w:eastAsia="Arial" w:hAnsi="Arial"/>
              <w:rPrChange w:author="Heather Justice" w:id="6" w:date="2024-09-23T20:17:54Z">
                <w:rPr>
                  <w:rFonts w:ascii="Arial" w:cs="Arial" w:eastAsia="Arial" w:hAnsi="Arial"/>
                  <w:color w:val="000000"/>
                </w:rPr>
              </w:rPrChange>
            </w:rPr>
          </w:pPr>
          <w:sdt>
            <w:sdtPr>
              <w:tag w:val="goog_rdk_43"/>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If</w:t>
              </w:r>
            </w:sdtContent>
          </w:sdt>
          <w:sdt>
            <w:sdtPr>
              <w:tag w:val="goog_rdk_44"/>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 the user </w:t>
              </w:r>
            </w:sdtContent>
          </w:sdt>
          <w:sdt>
            <w:sdtPr>
              <w:tag w:val="goog_rdk_45"/>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enters</w:t>
              </w:r>
            </w:sdtContent>
          </w:sdt>
          <w:sdt>
            <w:sdtPr>
              <w:tag w:val="goog_rdk_46"/>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 their name, DOB</w:t>
              </w:r>
            </w:sdtContent>
          </w:sdt>
          <w:sdt>
            <w:sdtPr>
              <w:tag w:val="goog_rdk_47"/>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 and </w:t>
              </w:r>
            </w:sdtContent>
          </w:sdt>
          <w:sdt>
            <w:sdtPr>
              <w:tag w:val="goog_rdk_48"/>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SSN and the</w:t>
              </w:r>
            </w:sdtContent>
          </w:sdt>
          <w:sdt>
            <w:sdtPr>
              <w:tag w:val="goog_rdk_49"/>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 data aren't</w:t>
              </w:r>
            </w:sdtContent>
          </w:sdt>
          <w:sdt>
            <w:sdtPr>
              <w:tag w:val="goog_rdk_50"/>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 found in MVI or ESR</w:t>
              </w:r>
            </w:sdtContent>
          </w:sdt>
          <w:sdt>
            <w:sdtPr>
              <w:tag w:val="goog_rdk_51"/>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 the</w:t>
              </w:r>
            </w:sdtContent>
          </w:sdt>
          <w:sdt>
            <w:sdtPr>
              <w:tag w:val="goog_rdk_52"/>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 form will display </w:t>
              </w:r>
            </w:sdtContent>
          </w:sdt>
          <w:sdt>
            <w:sdtPr>
              <w:tag w:val="goog_rdk_53"/>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the</w:t>
              </w:r>
            </w:sdtContent>
          </w:sdt>
          <w:sdt>
            <w:sdtPr>
              <w:tag w:val="goog_rdk_54"/>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 </w:t>
              </w:r>
            </w:sdtContent>
          </w:sdt>
          <w:sdt>
            <w:sdtPr>
              <w:tag w:val="goog_rdk_55"/>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previously entered name, DOB, and SSN</w:t>
              </w:r>
            </w:sdtContent>
          </w:sdt>
          <w:sdt>
            <w:sdtPr>
              <w:tag w:val="goog_rdk_56"/>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 </w:t>
              </w:r>
            </w:sdtContent>
          </w:sdt>
        </w:p>
      </w:sdtContent>
    </w:sdt>
    <w:sdt>
      <w:sdtPr>
        <w:tag w:val="goog_rdk_59"/>
      </w:sdtPr>
      <w:sdtContent>
        <w:p w:rsidR="00000000" w:rsidDel="00000000" w:rsidP="00000000" w:rsidRDefault="00000000" w:rsidRPr="00000000" w14:paraId="000000C9">
          <w:pPr>
            <w:rPr>
              <w:rFonts w:ascii="Arial" w:cs="Arial" w:eastAsia="Arial" w:hAnsi="Arial"/>
              <w:rPrChange w:author="Heather Justice" w:id="6" w:date="2024-09-23T20:17:54Z">
                <w:rPr>
                  <w:rFonts w:ascii="Arial" w:cs="Arial" w:eastAsia="Arial" w:hAnsi="Arial"/>
                </w:rPr>
              </w:rPrChange>
            </w:rPr>
          </w:pPr>
          <w:sdt>
            <w:sdtPr>
              <w:tag w:val="goog_rdk_58"/>
            </w:sdtPr>
            <w:sdtContent>
              <w:r w:rsidDel="00000000" w:rsidR="00000000" w:rsidRPr="00000000">
                <w:rPr>
                  <w:rtl w:val="0"/>
                </w:rPr>
              </w:r>
            </w:sdtContent>
          </w:sdt>
        </w:p>
      </w:sdtContent>
    </w:sdt>
    <w:sdt>
      <w:sdtPr>
        <w:tag w:val="goog_rdk_61"/>
      </w:sdtPr>
      <w:sdtContent>
        <w:p w:rsidR="00000000" w:rsidDel="00000000" w:rsidP="00000000" w:rsidRDefault="00000000" w:rsidRPr="00000000" w14:paraId="000000CA">
          <w:pPr>
            <w:rPr>
              <w:rFonts w:ascii="Arial" w:cs="Arial" w:eastAsia="Arial" w:hAnsi="Arial"/>
              <w:rPrChange w:author="Heather Justice" w:id="6" w:date="2024-09-23T20:17:54Z">
                <w:rPr>
                  <w:rFonts w:ascii="Arial" w:cs="Arial" w:eastAsia="Arial" w:hAnsi="Arial"/>
                  <w:color w:val="000000"/>
                </w:rPr>
              </w:rPrChange>
            </w:rPr>
          </w:pPr>
          <w:r w:rsidDel="00000000" w:rsidR="00000000" w:rsidRPr="00000000">
            <w:rPr>
              <w:rFonts w:ascii="Arial" w:cs="Arial" w:eastAsia="Arial" w:hAnsi="Arial"/>
              <w:rPrChange w:author="Heather Justice" w:id="6" w:date="2024-09-23T20:17:54Z">
                <w:rPr>
                  <w:rFonts w:ascii="Arial" w:cs="Arial" w:eastAsia="Arial" w:hAnsi="Arial"/>
                </w:rPr>
              </w:rPrChange>
            </w:rPr>
            <w:drawing>
              <wp:inline distB="114300" distT="114300" distL="114300" distR="114300">
                <wp:extent cx="4057650" cy="2800350"/>
                <wp:effectExtent b="0" l="0" r="0" t="0"/>
                <wp:docPr id="373" name="image70.png"/>
                <a:graphic>
                  <a:graphicData uri="http://schemas.openxmlformats.org/drawingml/2006/picture">
                    <pic:pic>
                      <pic:nvPicPr>
                        <pic:cNvPr id="0" name="image70.png"/>
                        <pic:cNvPicPr preferRelativeResize="0"/>
                      </pic:nvPicPr>
                      <pic:blipFill>
                        <a:blip r:embed="rId31"/>
                        <a:srcRect b="0" l="0" r="0" t="0"/>
                        <a:stretch>
                          <a:fillRect/>
                        </a:stretch>
                      </pic:blipFill>
                      <pic:spPr>
                        <a:xfrm>
                          <a:off x="0" y="0"/>
                          <a:ext cx="4057650" cy="2800350"/>
                        </a:xfrm>
                        <a:prstGeom prst="rect"/>
                        <a:ln/>
                      </pic:spPr>
                    </pic:pic>
                  </a:graphicData>
                </a:graphic>
              </wp:inline>
            </w:drawing>
          </w:r>
          <w:sdt>
            <w:sdtPr>
              <w:tag w:val="goog_rdk_60"/>
            </w:sdtPr>
            <w:sdtContent>
              <w:r w:rsidDel="00000000" w:rsidR="00000000" w:rsidRPr="00000000">
                <w:rPr>
                  <w:rtl w:val="0"/>
                </w:rPr>
              </w:r>
            </w:sdtContent>
          </w:sdt>
        </w:p>
      </w:sdtContent>
    </w:sdt>
    <w:bookmarkStart w:colFirst="0" w:colLast="0" w:name="bookmark=id.2jxsxqh" w:id="16"/>
    <w:bookmarkEnd w:id="16"/>
    <w:sdt>
      <w:sdtPr>
        <w:tag w:val="goog_rdk_63"/>
      </w:sdtPr>
      <w:sdtContent>
        <w:p w:rsidR="00000000" w:rsidDel="00000000" w:rsidP="00000000" w:rsidRDefault="00000000" w:rsidRPr="00000000" w14:paraId="000000CB">
          <w:pPr>
            <w:pStyle w:val="Heading3"/>
            <w:rPr>
              <w:rFonts w:ascii="Arial" w:cs="Arial" w:eastAsia="Arial" w:hAnsi="Arial"/>
              <w:rPrChange w:author="Heather Justice" w:id="6" w:date="2024-09-23T20:17:54Z">
                <w:rPr>
                  <w:rFonts w:ascii="Arial" w:cs="Arial" w:eastAsia="Arial" w:hAnsi="Arial"/>
                  <w:color w:val="000000"/>
                </w:rPr>
              </w:rPrChange>
            </w:rPr>
          </w:pPr>
          <w:bookmarkStart w:colFirst="0" w:colLast="0" w:name="_heading=h.z337ya" w:id="17"/>
          <w:bookmarkEnd w:id="17"/>
          <w:sdt>
            <w:sdtPr>
              <w:tag w:val="goog_rdk_62"/>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Veteran information page 4: Place of birth</w:t>
              </w:r>
            </w:sdtContent>
          </w:sdt>
        </w:p>
      </w:sdtContent>
    </w:sdt>
    <w:sdt>
      <w:sdtPr>
        <w:tag w:val="goog_rdk_65"/>
      </w:sdtPr>
      <w:sdtContent>
        <w:p w:rsidR="00000000" w:rsidDel="00000000" w:rsidP="00000000" w:rsidRDefault="00000000" w:rsidRPr="00000000" w14:paraId="000000CC">
          <w:pPr>
            <w:rPr>
              <w:rFonts w:ascii="Arial" w:cs="Arial" w:eastAsia="Arial" w:hAnsi="Arial"/>
              <w:rPrChange w:author="Heather Justice" w:id="6" w:date="2024-09-23T20:17:54Z">
                <w:rPr>
                  <w:rFonts w:ascii="Arial" w:cs="Arial" w:eastAsia="Arial" w:hAnsi="Arial"/>
                  <w:color w:val="000000"/>
                </w:rPr>
              </w:rPrChange>
            </w:rPr>
          </w:pPr>
          <w:sdt>
            <w:sdtPr>
              <w:tag w:val="goog_rdk_64"/>
            </w:sdtPr>
            <w:sdtContent>
              <w:r w:rsidDel="00000000" w:rsidR="00000000" w:rsidRPr="00000000">
                <w:rPr>
                  <w:rtl w:val="0"/>
                </w:rPr>
              </w:r>
            </w:sdtContent>
          </w:sdt>
        </w:p>
      </w:sdtContent>
    </w:sdt>
    <w:sdt>
      <w:sdtPr>
        <w:tag w:val="goog_rdk_69"/>
      </w:sdtPr>
      <w:sdtContent>
        <w:p w:rsidR="00000000" w:rsidDel="00000000" w:rsidP="00000000" w:rsidRDefault="00000000" w:rsidRPr="00000000" w14:paraId="000000CD">
          <w:pPr>
            <w:rPr>
              <w:rFonts w:ascii="Arial" w:cs="Arial" w:eastAsia="Arial" w:hAnsi="Arial"/>
              <w:rPrChange w:author="Heather Justice" w:id="6" w:date="2024-09-23T20:17:54Z">
                <w:rPr>
                  <w:rFonts w:ascii="Arial" w:cs="Arial" w:eastAsia="Arial" w:hAnsi="Arial"/>
                  <w:color w:val="000000"/>
                </w:rPr>
              </w:rPrChange>
            </w:rPr>
          </w:pPr>
          <w:sdt>
            <w:sdtPr>
              <w:tag w:val="goog_rdk_66"/>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The user must enter the city name and select the state from the drop-down. This currently doesn’t support international locations. Note: </w:t>
              </w:r>
            </w:sdtContent>
          </w:sdt>
          <w:sdt>
            <w:sdtPr>
              <w:tag w:val="goog_rdk_67"/>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Those born outside the U.S.</w:t>
              </w:r>
            </w:sdtContent>
          </w:sdt>
          <w:sdt>
            <w:sdtPr>
              <w:tag w:val="goog_rdk_68"/>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 can enter the city and leave the state blank.</w:t>
              </w:r>
            </w:sdtContent>
          </w:sdt>
        </w:p>
      </w:sdtContent>
    </w:sdt>
    <w:sdt>
      <w:sdtPr>
        <w:tag w:val="goog_rdk_71"/>
      </w:sdtPr>
      <w:sdtContent>
        <w:p w:rsidR="00000000" w:rsidDel="00000000" w:rsidP="00000000" w:rsidRDefault="00000000" w:rsidRPr="00000000" w14:paraId="000000CE">
          <w:pPr>
            <w:rPr>
              <w:rFonts w:ascii="Arial" w:cs="Arial" w:eastAsia="Arial" w:hAnsi="Arial"/>
              <w:rPrChange w:author="Heather Justice" w:id="6" w:date="2024-09-23T20:17:54Z">
                <w:rPr>
                  <w:rFonts w:ascii="Arial" w:cs="Arial" w:eastAsia="Arial" w:hAnsi="Arial"/>
                  <w:color w:val="000000"/>
                </w:rPr>
              </w:rPrChange>
            </w:rPr>
          </w:pPr>
          <w:r w:rsidDel="00000000" w:rsidR="00000000" w:rsidRPr="00000000">
            <w:rPr>
              <w:rFonts w:ascii="Arial" w:cs="Arial" w:eastAsia="Arial" w:hAnsi="Arial"/>
              <w:rPrChange w:author="Heather Justice" w:id="6" w:date="2024-09-23T20:17:54Z">
                <w:rPr>
                  <w:rFonts w:ascii="Arial" w:cs="Arial" w:eastAsia="Arial" w:hAnsi="Arial"/>
                </w:rPr>
              </w:rPrChange>
            </w:rPr>
            <w:drawing>
              <wp:inline distB="114300" distT="114300" distL="114300" distR="114300">
                <wp:extent cx="3306291" cy="3152062"/>
                <wp:effectExtent b="0" l="0" r="0" t="0"/>
                <wp:docPr id="374" name="image75.png"/>
                <a:graphic>
                  <a:graphicData uri="http://schemas.openxmlformats.org/drawingml/2006/picture">
                    <pic:pic>
                      <pic:nvPicPr>
                        <pic:cNvPr id="0" name="image75.png"/>
                        <pic:cNvPicPr preferRelativeResize="0"/>
                      </pic:nvPicPr>
                      <pic:blipFill>
                        <a:blip r:embed="rId32"/>
                        <a:srcRect b="2020" l="1383" r="0" t="1615"/>
                        <a:stretch>
                          <a:fillRect/>
                        </a:stretch>
                      </pic:blipFill>
                      <pic:spPr>
                        <a:xfrm>
                          <a:off x="0" y="0"/>
                          <a:ext cx="3306291" cy="3152062"/>
                        </a:xfrm>
                        <a:prstGeom prst="rect"/>
                        <a:ln/>
                      </pic:spPr>
                    </pic:pic>
                  </a:graphicData>
                </a:graphic>
              </wp:inline>
            </w:drawing>
          </w:r>
          <w:r w:rsidDel="00000000" w:rsidR="00000000" w:rsidRPr="00000000">
            <w:br w:type="page"/>
          </w:r>
          <w:sdt>
            <w:sdtPr>
              <w:tag w:val="goog_rdk_70"/>
            </w:sdtPr>
            <w:sdtContent>
              <w:r w:rsidDel="00000000" w:rsidR="00000000" w:rsidRPr="00000000">
                <w:rPr>
                  <w:rtl w:val="0"/>
                </w:rPr>
              </w:r>
            </w:sdtContent>
          </w:sdt>
        </w:p>
      </w:sdtContent>
    </w:sdt>
    <w:bookmarkStart w:colFirst="0" w:colLast="0" w:name="bookmark=id.1y810tw" w:id="18"/>
    <w:bookmarkEnd w:id="18"/>
    <w:sdt>
      <w:sdtPr>
        <w:tag w:val="goog_rdk_73"/>
      </w:sdtPr>
      <w:sdtContent>
        <w:p w:rsidR="00000000" w:rsidDel="00000000" w:rsidP="00000000" w:rsidRDefault="00000000" w:rsidRPr="00000000" w14:paraId="000000CF">
          <w:pPr>
            <w:pStyle w:val="Heading3"/>
            <w:rPr>
              <w:rFonts w:ascii="Arial" w:cs="Arial" w:eastAsia="Arial" w:hAnsi="Arial"/>
              <w:rPrChange w:author="Heather Justice" w:id="6" w:date="2024-09-23T20:17:54Z">
                <w:rPr>
                  <w:rFonts w:ascii="Arial" w:cs="Arial" w:eastAsia="Arial" w:hAnsi="Arial"/>
                  <w:color w:val="000000"/>
                </w:rPr>
              </w:rPrChange>
            </w:rPr>
          </w:pPr>
          <w:bookmarkStart w:colFirst="0" w:colLast="0" w:name="_heading=h.4i7ojhp" w:id="19"/>
          <w:bookmarkEnd w:id="19"/>
          <w:sdt>
            <w:sdtPr>
              <w:tag w:val="goog_rdk_72"/>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Veteran information page 5: Mother’s surname at birth</w:t>
              </w:r>
            </w:sdtContent>
          </w:sdt>
        </w:p>
      </w:sdtContent>
    </w:sdt>
    <w:sdt>
      <w:sdtPr>
        <w:tag w:val="goog_rdk_75"/>
      </w:sdtPr>
      <w:sdtContent>
        <w:p w:rsidR="00000000" w:rsidDel="00000000" w:rsidP="00000000" w:rsidRDefault="00000000" w:rsidRPr="00000000" w14:paraId="000000D0">
          <w:pPr>
            <w:rPr>
              <w:rFonts w:ascii="Arial" w:cs="Arial" w:eastAsia="Arial" w:hAnsi="Arial"/>
              <w:rPrChange w:author="Heather Justice" w:id="6" w:date="2024-09-23T20:17:54Z">
                <w:rPr>
                  <w:rFonts w:ascii="Arial" w:cs="Arial" w:eastAsia="Arial" w:hAnsi="Arial"/>
                </w:rPr>
              </w:rPrChange>
            </w:rPr>
          </w:pPr>
          <w:sdt>
            <w:sdtPr>
              <w:tag w:val="goog_rdk_74"/>
            </w:sdtPr>
            <w:sdtContent>
              <w:r w:rsidDel="00000000" w:rsidR="00000000" w:rsidRPr="00000000">
                <w:rPr>
                  <w:rtl w:val="0"/>
                </w:rPr>
              </w:r>
            </w:sdtContent>
          </w:sdt>
        </w:p>
      </w:sdtContent>
    </w:sdt>
    <w:sdt>
      <w:sdtPr>
        <w:tag w:val="goog_rdk_77"/>
      </w:sdtPr>
      <w:sdtContent>
        <w:p w:rsidR="00000000" w:rsidDel="00000000" w:rsidP="00000000" w:rsidRDefault="00000000" w:rsidRPr="00000000" w14:paraId="000000D1">
          <w:pPr>
            <w:rPr>
              <w:rFonts w:ascii="Arial" w:cs="Arial" w:eastAsia="Arial" w:hAnsi="Arial"/>
              <w:rPrChange w:author="Heather Justice" w:id="6" w:date="2024-09-23T20:17:54Z">
                <w:rPr>
                  <w:rFonts w:ascii="Arial" w:cs="Arial" w:eastAsia="Arial" w:hAnsi="Arial"/>
                </w:rPr>
              </w:rPrChange>
            </w:rPr>
          </w:pPr>
          <w:r w:rsidDel="00000000" w:rsidR="00000000" w:rsidRPr="00000000">
            <w:rPr>
              <w:rFonts w:ascii="Arial" w:cs="Arial" w:eastAsia="Arial" w:hAnsi="Arial"/>
              <w:rPrChange w:author="Heather Justice" w:id="6" w:date="2024-09-23T20:17:54Z">
                <w:rPr>
                  <w:rFonts w:ascii="Arial" w:cs="Arial" w:eastAsia="Arial" w:hAnsi="Arial"/>
                </w:rPr>
              </w:rPrChange>
            </w:rPr>
            <w:drawing>
              <wp:inline distB="114300" distT="114300" distL="114300" distR="114300">
                <wp:extent cx="4762500" cy="2152650"/>
                <wp:effectExtent b="0" l="0" r="0" t="0"/>
                <wp:docPr id="375" name="image79.png"/>
                <a:graphic>
                  <a:graphicData uri="http://schemas.openxmlformats.org/drawingml/2006/picture">
                    <pic:pic>
                      <pic:nvPicPr>
                        <pic:cNvPr id="0" name="image79.png"/>
                        <pic:cNvPicPr preferRelativeResize="0"/>
                      </pic:nvPicPr>
                      <pic:blipFill>
                        <a:blip r:embed="rId33"/>
                        <a:srcRect b="0" l="0" r="0" t="0"/>
                        <a:stretch>
                          <a:fillRect/>
                        </a:stretch>
                      </pic:blipFill>
                      <pic:spPr>
                        <a:xfrm>
                          <a:off x="0" y="0"/>
                          <a:ext cx="4762500" cy="2152650"/>
                        </a:xfrm>
                        <a:prstGeom prst="rect"/>
                        <a:ln/>
                      </pic:spPr>
                    </pic:pic>
                  </a:graphicData>
                </a:graphic>
              </wp:inline>
            </w:drawing>
          </w:r>
          <w:sdt>
            <w:sdtPr>
              <w:tag w:val="goog_rdk_76"/>
            </w:sdtPr>
            <w:sdtContent>
              <w:r w:rsidDel="00000000" w:rsidR="00000000" w:rsidRPr="00000000">
                <w:rPr>
                  <w:rtl w:val="0"/>
                </w:rPr>
              </w:r>
            </w:sdtContent>
          </w:sdt>
        </w:p>
      </w:sdtContent>
    </w:sdt>
    <w:sdt>
      <w:sdtPr>
        <w:tag w:val="goog_rdk_79"/>
      </w:sdtPr>
      <w:sdtContent>
        <w:p w:rsidR="00000000" w:rsidDel="00000000" w:rsidP="00000000" w:rsidRDefault="00000000" w:rsidRPr="00000000" w14:paraId="000000D2">
          <w:pPr>
            <w:rPr>
              <w:rFonts w:ascii="Arial" w:cs="Arial" w:eastAsia="Arial" w:hAnsi="Arial"/>
              <w:rPrChange w:author="Heather Justice" w:id="6" w:date="2024-09-23T20:17:54Z">
                <w:rPr>
                  <w:rFonts w:ascii="Arial" w:cs="Arial" w:eastAsia="Arial" w:hAnsi="Arial"/>
                  <w:color w:val="000000"/>
                </w:rPr>
              </w:rPrChange>
            </w:rPr>
          </w:pPr>
          <w:bookmarkStart w:colFirst="0" w:colLast="0" w:name="_heading=h.2xcytpi" w:id="20"/>
          <w:bookmarkEnd w:id="20"/>
          <w:sdt>
            <w:sdtPr>
              <w:tag w:val="goog_rdk_78"/>
            </w:sdtPr>
            <w:sdtContent>
              <w:r w:rsidDel="00000000" w:rsidR="00000000" w:rsidRPr="00000000">
                <w:rPr>
                  <w:rtl w:val="0"/>
                </w:rPr>
              </w:r>
            </w:sdtContent>
          </w:sdt>
        </w:p>
      </w:sdtContent>
    </w:sdt>
    <w:bookmarkStart w:colFirst="0" w:colLast="0" w:name="bookmark=id.1ci93xb" w:id="21"/>
    <w:bookmarkEnd w:id="21"/>
    <w:sdt>
      <w:sdtPr>
        <w:tag w:val="goog_rdk_81"/>
      </w:sdtPr>
      <w:sdtContent>
        <w:p w:rsidR="00000000" w:rsidDel="00000000" w:rsidP="00000000" w:rsidRDefault="00000000" w:rsidRPr="00000000" w14:paraId="000000D3">
          <w:pPr>
            <w:pStyle w:val="Heading3"/>
            <w:rPr>
              <w:rFonts w:ascii="Arial" w:cs="Arial" w:eastAsia="Arial" w:hAnsi="Arial"/>
              <w:rPrChange w:author="Heather Justice" w:id="6" w:date="2024-09-23T20:17:54Z">
                <w:rPr>
                  <w:rFonts w:ascii="Arial" w:cs="Arial" w:eastAsia="Arial" w:hAnsi="Arial"/>
                  <w:color w:val="000000"/>
                </w:rPr>
              </w:rPrChange>
            </w:rPr>
          </w:pPr>
          <w:sdt>
            <w:sdtPr>
              <w:tag w:val="goog_rdk_80"/>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Veteran information page 6: Birth sex</w:t>
              </w:r>
            </w:sdtContent>
          </w:sdt>
        </w:p>
      </w:sdtContent>
    </w:sdt>
    <w:sdt>
      <w:sdtPr>
        <w:tag w:val="goog_rdk_83"/>
      </w:sdtPr>
      <w:sdtContent>
        <w:p w:rsidR="00000000" w:rsidDel="00000000" w:rsidP="00000000" w:rsidRDefault="00000000" w:rsidRPr="00000000" w14:paraId="000000D4">
          <w:pPr>
            <w:rPr>
              <w:rFonts w:ascii="Arial" w:cs="Arial" w:eastAsia="Arial" w:hAnsi="Arial"/>
              <w:rPrChange w:author="Heather Justice" w:id="6" w:date="2024-09-23T20:17:54Z">
                <w:rPr>
                  <w:rFonts w:ascii="Arial" w:cs="Arial" w:eastAsia="Arial" w:hAnsi="Arial"/>
                  <w:color w:val="000000"/>
                </w:rPr>
              </w:rPrChange>
            </w:rPr>
          </w:pPr>
          <w:sdt>
            <w:sdtPr>
              <w:tag w:val="goog_rdk_82"/>
            </w:sdtPr>
            <w:sdtContent>
              <w:r w:rsidDel="00000000" w:rsidR="00000000" w:rsidRPr="00000000">
                <w:rPr>
                  <w:rtl w:val="0"/>
                </w:rPr>
              </w:r>
            </w:sdtContent>
          </w:sdt>
        </w:p>
      </w:sdtContent>
    </w:sdt>
    <w:sdt>
      <w:sdtPr>
        <w:tag w:val="goog_rdk_85"/>
      </w:sdtPr>
      <w:sdtContent>
        <w:p w:rsidR="00000000" w:rsidDel="00000000" w:rsidP="00000000" w:rsidRDefault="00000000" w:rsidRPr="00000000" w14:paraId="000000D5">
          <w:pPr>
            <w:rPr>
              <w:rFonts w:ascii="Arial" w:cs="Arial" w:eastAsia="Arial" w:hAnsi="Arial"/>
              <w:rPrChange w:author="Heather Justice" w:id="6" w:date="2024-09-23T20:17:54Z">
                <w:rPr>
                  <w:rFonts w:ascii="Arial" w:cs="Arial" w:eastAsia="Arial" w:hAnsi="Arial"/>
                </w:rPr>
              </w:rPrChange>
            </w:rPr>
          </w:pPr>
          <w:r w:rsidDel="00000000" w:rsidR="00000000" w:rsidRPr="00000000">
            <w:rPr>
              <w:rFonts w:ascii="Arial" w:cs="Arial" w:eastAsia="Arial" w:hAnsi="Arial"/>
              <w:rPrChange w:author="Heather Justice" w:id="6" w:date="2024-09-23T20:17:54Z">
                <w:rPr>
                  <w:rFonts w:ascii="Arial" w:cs="Arial" w:eastAsia="Arial" w:hAnsi="Arial"/>
                </w:rPr>
              </w:rPrChange>
            </w:rPr>
            <w:drawing>
              <wp:inline distB="114300" distT="114300" distL="114300" distR="114300">
                <wp:extent cx="3914775" cy="2447925"/>
                <wp:effectExtent b="0" l="0" r="0" t="0"/>
                <wp:docPr id="376" name="image83.png"/>
                <a:graphic>
                  <a:graphicData uri="http://schemas.openxmlformats.org/drawingml/2006/picture">
                    <pic:pic>
                      <pic:nvPicPr>
                        <pic:cNvPr id="0" name="image83.png"/>
                        <pic:cNvPicPr preferRelativeResize="0"/>
                      </pic:nvPicPr>
                      <pic:blipFill>
                        <a:blip r:embed="rId34"/>
                        <a:srcRect b="0" l="0" r="0" t="0"/>
                        <a:stretch>
                          <a:fillRect/>
                        </a:stretch>
                      </pic:blipFill>
                      <pic:spPr>
                        <a:xfrm>
                          <a:off x="0" y="0"/>
                          <a:ext cx="3914775" cy="2447925"/>
                        </a:xfrm>
                        <a:prstGeom prst="rect"/>
                        <a:ln/>
                      </pic:spPr>
                    </pic:pic>
                  </a:graphicData>
                </a:graphic>
              </wp:inline>
            </w:drawing>
          </w:r>
          <w:sdt>
            <w:sdtPr>
              <w:tag w:val="goog_rdk_84"/>
            </w:sdtPr>
            <w:sdtContent>
              <w:r w:rsidDel="00000000" w:rsidR="00000000" w:rsidRPr="00000000">
                <w:rPr>
                  <w:rtl w:val="0"/>
                </w:rPr>
              </w:r>
            </w:sdtContent>
          </w:sdt>
        </w:p>
      </w:sdtContent>
    </w:sdt>
    <w:sdt>
      <w:sdtPr>
        <w:tag w:val="goog_rdk_87"/>
      </w:sdtPr>
      <w:sdtContent>
        <w:p w:rsidR="00000000" w:rsidDel="00000000" w:rsidP="00000000" w:rsidRDefault="00000000" w:rsidRPr="00000000" w14:paraId="000000D6">
          <w:pPr>
            <w:pStyle w:val="Heading3"/>
            <w:rPr>
              <w:rFonts w:ascii="Arial" w:cs="Arial" w:eastAsia="Arial" w:hAnsi="Arial"/>
              <w:rPrChange w:author="Heather Justice" w:id="6" w:date="2024-09-23T20:17:54Z">
                <w:rPr>
                  <w:rFonts w:ascii="Arial" w:cs="Arial" w:eastAsia="Arial" w:hAnsi="Arial"/>
                  <w:color w:val="000000"/>
                </w:rPr>
              </w:rPrChange>
            </w:rPr>
          </w:pPr>
          <w:bookmarkStart w:colFirst="0" w:colLast="0" w:name="_heading=h.3whwml4" w:id="22"/>
          <w:bookmarkEnd w:id="22"/>
          <w:r w:rsidDel="00000000" w:rsidR="00000000" w:rsidRPr="00000000">
            <w:br w:type="page"/>
          </w:r>
          <w:sdt>
            <w:sdtPr>
              <w:tag w:val="goog_rdk_86"/>
            </w:sdtPr>
            <w:sdtContent>
              <w:r w:rsidDel="00000000" w:rsidR="00000000" w:rsidRPr="00000000">
                <w:rPr>
                  <w:rtl w:val="0"/>
                </w:rPr>
              </w:r>
            </w:sdtContent>
          </w:sdt>
        </w:p>
      </w:sdtContent>
    </w:sdt>
    <w:bookmarkStart w:colFirst="0" w:colLast="0" w:name="bookmark=id.2bn6wsx" w:id="23"/>
    <w:bookmarkEnd w:id="23"/>
    <w:sdt>
      <w:sdtPr>
        <w:tag w:val="goog_rdk_89"/>
      </w:sdtPr>
      <w:sdtContent>
        <w:p w:rsidR="00000000" w:rsidDel="00000000" w:rsidP="00000000" w:rsidRDefault="00000000" w:rsidRPr="00000000" w14:paraId="000000D7">
          <w:pPr>
            <w:pStyle w:val="Heading3"/>
            <w:rPr>
              <w:rFonts w:ascii="Arial" w:cs="Arial" w:eastAsia="Arial" w:hAnsi="Arial"/>
              <w:rPrChange w:author="Heather Justice" w:id="6" w:date="2024-09-23T20:17:54Z">
                <w:rPr>
                  <w:rFonts w:ascii="Arial" w:cs="Arial" w:eastAsia="Arial" w:hAnsi="Arial"/>
                  <w:color w:val="000000"/>
                </w:rPr>
              </w:rPrChange>
            </w:rPr>
          </w:pPr>
          <w:bookmarkStart w:colFirst="0" w:colLast="0" w:name="_heading=h.qsh70q" w:id="24"/>
          <w:bookmarkEnd w:id="24"/>
          <w:sdt>
            <w:sdtPr>
              <w:tag w:val="goog_rdk_88"/>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Veteran information page 7: Race, ethnicity or origin</w:t>
              </w:r>
            </w:sdtContent>
          </w:sdt>
        </w:p>
      </w:sdtContent>
    </w:sdt>
    <w:sdt>
      <w:sdtPr>
        <w:tag w:val="goog_rdk_91"/>
      </w:sdtPr>
      <w:sdtContent>
        <w:p w:rsidR="00000000" w:rsidDel="00000000" w:rsidP="00000000" w:rsidRDefault="00000000" w:rsidRPr="00000000" w14:paraId="000000D8">
          <w:pPr>
            <w:rPr>
              <w:rFonts w:ascii="Arial" w:cs="Arial" w:eastAsia="Arial" w:hAnsi="Arial"/>
              <w:rPrChange w:author="Heather Justice" w:id="6" w:date="2024-09-23T20:17:54Z">
                <w:rPr>
                  <w:rFonts w:ascii="Arial" w:cs="Arial" w:eastAsia="Arial" w:hAnsi="Arial"/>
                  <w:color w:val="000000"/>
                </w:rPr>
              </w:rPrChange>
            </w:rPr>
          </w:pPr>
          <w:sdt>
            <w:sdtPr>
              <w:tag w:val="goog_rdk_90"/>
            </w:sdtPr>
            <w:sdtContent>
              <w:r w:rsidDel="00000000" w:rsidR="00000000" w:rsidRPr="00000000">
                <w:rPr>
                  <w:rtl w:val="0"/>
                </w:rPr>
              </w:r>
            </w:sdtContent>
          </w:sdt>
        </w:p>
      </w:sdtContent>
    </w:sdt>
    <w:sdt>
      <w:sdtPr>
        <w:tag w:val="goog_rdk_93"/>
      </w:sdtPr>
      <w:sdtContent>
        <w:p w:rsidR="00000000" w:rsidDel="00000000" w:rsidP="00000000" w:rsidRDefault="00000000" w:rsidRPr="00000000" w14:paraId="000000D9">
          <w:pPr>
            <w:rPr>
              <w:rFonts w:ascii="Arial" w:cs="Arial" w:eastAsia="Arial" w:hAnsi="Arial"/>
              <w:rPrChange w:author="Heather Justice" w:id="6" w:date="2024-09-23T20:17:54Z">
                <w:rPr>
                  <w:rFonts w:ascii="Arial" w:cs="Arial" w:eastAsia="Arial" w:hAnsi="Arial"/>
                  <w:color w:val="000000"/>
                </w:rPr>
              </w:rPrChange>
            </w:rPr>
          </w:pPr>
          <w:sdt>
            <w:sdtPr>
              <w:tag w:val="goog_rdk_92"/>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The user may select one or more options. This is optional.</w:t>
              </w:r>
            </w:sdtContent>
          </w:sdt>
        </w:p>
      </w:sdtContent>
    </w:sdt>
    <w:sdt>
      <w:sdtPr>
        <w:tag w:val="goog_rdk_95"/>
      </w:sdtPr>
      <w:sdtContent>
        <w:p w:rsidR="00000000" w:rsidDel="00000000" w:rsidP="00000000" w:rsidRDefault="00000000" w:rsidRPr="00000000" w14:paraId="000000DA">
          <w:pPr>
            <w:rPr>
              <w:rFonts w:ascii="Arial" w:cs="Arial" w:eastAsia="Arial" w:hAnsi="Arial"/>
              <w:rPrChange w:author="Heather Justice" w:id="6" w:date="2024-09-23T20:17:54Z">
                <w:rPr>
                  <w:rFonts w:ascii="Arial" w:cs="Arial" w:eastAsia="Arial" w:hAnsi="Arial"/>
                </w:rPr>
              </w:rPrChange>
            </w:rPr>
          </w:pPr>
          <w:sdt>
            <w:sdtPr>
              <w:tag w:val="goog_rdk_94"/>
            </w:sdtPr>
            <w:sdtContent>
              <w:r w:rsidDel="00000000" w:rsidR="00000000" w:rsidRPr="00000000">
                <w:rPr>
                  <w:rtl w:val="0"/>
                </w:rPr>
              </w:r>
            </w:sdtContent>
          </w:sdt>
        </w:p>
      </w:sdtContent>
    </w:sdt>
    <w:sdt>
      <w:sdtPr>
        <w:tag w:val="goog_rdk_97"/>
      </w:sdtPr>
      <w:sdtContent>
        <w:p w:rsidR="00000000" w:rsidDel="00000000" w:rsidP="00000000" w:rsidRDefault="00000000" w:rsidRPr="00000000" w14:paraId="000000DB">
          <w:pPr>
            <w:rPr>
              <w:rFonts w:ascii="Arial" w:cs="Arial" w:eastAsia="Arial" w:hAnsi="Arial"/>
              <w:rPrChange w:author="Heather Justice" w:id="6" w:date="2024-09-23T20:17:54Z">
                <w:rPr>
                  <w:rFonts w:ascii="Arial" w:cs="Arial" w:eastAsia="Arial" w:hAnsi="Arial"/>
                </w:rPr>
              </w:rPrChange>
            </w:rPr>
          </w:pPr>
          <w:r w:rsidDel="00000000" w:rsidR="00000000" w:rsidRPr="00000000">
            <w:rPr>
              <w:rFonts w:ascii="Arial" w:cs="Arial" w:eastAsia="Arial" w:hAnsi="Arial"/>
              <w:rPrChange w:author="Heather Justice" w:id="6" w:date="2024-09-23T20:17:54Z">
                <w:rPr>
                  <w:rFonts w:ascii="Arial" w:cs="Arial" w:eastAsia="Arial" w:hAnsi="Arial"/>
                </w:rPr>
              </w:rPrChange>
            </w:rPr>
            <w:drawing>
              <wp:inline distB="114300" distT="114300" distL="114300" distR="114300">
                <wp:extent cx="4029075" cy="5724525"/>
                <wp:effectExtent b="0" l="0" r="0" t="0"/>
                <wp:docPr id="347"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4029075" cy="5724525"/>
                        </a:xfrm>
                        <a:prstGeom prst="rect"/>
                        <a:ln/>
                      </pic:spPr>
                    </pic:pic>
                  </a:graphicData>
                </a:graphic>
              </wp:inline>
            </w:drawing>
          </w:r>
          <w:sdt>
            <w:sdtPr>
              <w:tag w:val="goog_rdk_96"/>
            </w:sdtPr>
            <w:sdtContent>
              <w:r w:rsidDel="00000000" w:rsidR="00000000" w:rsidRPr="00000000">
                <w:rPr>
                  <w:rtl w:val="0"/>
                </w:rPr>
              </w:r>
            </w:sdtContent>
          </w:sdt>
        </w:p>
      </w:sdtContent>
    </w:sdt>
    <w:sdt>
      <w:sdtPr>
        <w:tag w:val="goog_rdk_99"/>
      </w:sdtPr>
      <w:sdtContent>
        <w:p w:rsidR="00000000" w:rsidDel="00000000" w:rsidP="00000000" w:rsidRDefault="00000000" w:rsidRPr="00000000" w14:paraId="000000DC">
          <w:pPr>
            <w:pStyle w:val="Heading3"/>
            <w:rPr>
              <w:rFonts w:ascii="Arial" w:cs="Arial" w:eastAsia="Arial" w:hAnsi="Arial"/>
              <w:rPrChange w:author="Heather Justice" w:id="6" w:date="2024-09-23T20:17:54Z">
                <w:rPr>
                  <w:rFonts w:ascii="Arial" w:cs="Arial" w:eastAsia="Arial" w:hAnsi="Arial"/>
                  <w:color w:val="000000"/>
                </w:rPr>
              </w:rPrChange>
            </w:rPr>
          </w:pPr>
          <w:bookmarkStart w:colFirst="0" w:colLast="0" w:name="_heading=h.3as4poj" w:id="25"/>
          <w:bookmarkEnd w:id="25"/>
          <w:r w:rsidDel="00000000" w:rsidR="00000000" w:rsidRPr="00000000">
            <w:br w:type="page"/>
          </w:r>
          <w:sdt>
            <w:sdtPr>
              <w:tag w:val="goog_rdk_98"/>
            </w:sdtPr>
            <w:sdtContent>
              <w:r w:rsidDel="00000000" w:rsidR="00000000" w:rsidRPr="00000000">
                <w:rPr>
                  <w:rtl w:val="0"/>
                </w:rPr>
              </w:r>
            </w:sdtContent>
          </w:sdt>
        </w:p>
      </w:sdtContent>
    </w:sdt>
    <w:bookmarkStart w:colFirst="0" w:colLast="0" w:name="bookmark=id.1pxezwc" w:id="26"/>
    <w:bookmarkEnd w:id="26"/>
    <w:sdt>
      <w:sdtPr>
        <w:tag w:val="goog_rdk_101"/>
      </w:sdtPr>
      <w:sdtContent>
        <w:p w:rsidR="00000000" w:rsidDel="00000000" w:rsidP="00000000" w:rsidRDefault="00000000" w:rsidRPr="00000000" w14:paraId="000000DD">
          <w:pPr>
            <w:pStyle w:val="Heading3"/>
            <w:rPr>
              <w:rFonts w:ascii="Arial" w:cs="Arial" w:eastAsia="Arial" w:hAnsi="Arial"/>
              <w:rPrChange w:author="Heather Justice" w:id="6" w:date="2024-09-23T20:17:54Z">
                <w:rPr>
                  <w:rFonts w:ascii="Arial" w:cs="Arial" w:eastAsia="Arial" w:hAnsi="Arial"/>
                  <w:color w:val="000000"/>
                </w:rPr>
              </w:rPrChange>
            </w:rPr>
          </w:pPr>
          <w:bookmarkStart w:colFirst="0" w:colLast="0" w:name="_heading=h.49x2ik5" w:id="27"/>
          <w:bookmarkEnd w:id="27"/>
          <w:sdt>
            <w:sdtPr>
              <w:tag w:val="goog_rdk_100"/>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Veteran information page 8: Mailing address</w:t>
              </w:r>
            </w:sdtContent>
          </w:sdt>
        </w:p>
      </w:sdtContent>
    </w:sdt>
    <w:sdt>
      <w:sdtPr>
        <w:tag w:val="goog_rdk_103"/>
      </w:sdtPr>
      <w:sdtContent>
        <w:p w:rsidR="00000000" w:rsidDel="00000000" w:rsidP="00000000" w:rsidRDefault="00000000" w:rsidRPr="00000000" w14:paraId="000000DE">
          <w:pPr>
            <w:rPr>
              <w:rFonts w:ascii="Arial" w:cs="Arial" w:eastAsia="Arial" w:hAnsi="Arial"/>
              <w:rPrChange w:author="Heather Justice" w:id="6" w:date="2024-09-23T20:17:54Z">
                <w:rPr>
                  <w:rFonts w:ascii="Arial" w:cs="Arial" w:eastAsia="Arial" w:hAnsi="Arial"/>
                </w:rPr>
              </w:rPrChange>
            </w:rPr>
          </w:pPr>
          <w:sdt>
            <w:sdtPr>
              <w:tag w:val="goog_rdk_102"/>
            </w:sdtPr>
            <w:sdtContent>
              <w:r w:rsidDel="00000000" w:rsidR="00000000" w:rsidRPr="00000000">
                <w:rPr>
                  <w:rtl w:val="0"/>
                </w:rPr>
              </w:r>
            </w:sdtContent>
          </w:sdt>
        </w:p>
      </w:sdtContent>
    </w:sdt>
    <w:sdt>
      <w:sdtPr>
        <w:tag w:val="goog_rdk_105"/>
      </w:sdtPr>
      <w:sdtContent>
        <w:p w:rsidR="00000000" w:rsidDel="00000000" w:rsidP="00000000" w:rsidRDefault="00000000" w:rsidRPr="00000000" w14:paraId="000000DF">
          <w:pPr>
            <w:rPr>
              <w:rFonts w:ascii="Arial" w:cs="Arial" w:eastAsia="Arial" w:hAnsi="Arial"/>
              <w:rPrChange w:author="Heather Justice" w:id="6" w:date="2024-09-23T20:17:54Z">
                <w:rPr>
                  <w:rFonts w:ascii="Arial" w:cs="Arial" w:eastAsia="Arial" w:hAnsi="Arial"/>
                </w:rPr>
              </w:rPrChange>
            </w:rPr>
          </w:pPr>
          <w:r w:rsidDel="00000000" w:rsidR="00000000" w:rsidRPr="00000000">
            <w:rPr>
              <w:rFonts w:ascii="Arial" w:cs="Arial" w:eastAsia="Arial" w:hAnsi="Arial"/>
              <w:rPrChange w:author="Heather Justice" w:id="6" w:date="2024-09-23T20:17:54Z">
                <w:rPr>
                  <w:rFonts w:ascii="Arial" w:cs="Arial" w:eastAsia="Arial" w:hAnsi="Arial"/>
                </w:rPr>
              </w:rPrChange>
            </w:rPr>
            <w:drawing>
              <wp:inline distB="114300" distT="114300" distL="114300" distR="114300">
                <wp:extent cx="3317797" cy="7424738"/>
                <wp:effectExtent b="0" l="0" r="0" t="0"/>
                <wp:docPr id="348" name="image50.png"/>
                <a:graphic>
                  <a:graphicData uri="http://schemas.openxmlformats.org/drawingml/2006/picture">
                    <pic:pic>
                      <pic:nvPicPr>
                        <pic:cNvPr id="0" name="image50.png"/>
                        <pic:cNvPicPr preferRelativeResize="0"/>
                      </pic:nvPicPr>
                      <pic:blipFill>
                        <a:blip r:embed="rId36"/>
                        <a:srcRect b="1775" l="2112" r="6102" t="1000"/>
                        <a:stretch>
                          <a:fillRect/>
                        </a:stretch>
                      </pic:blipFill>
                      <pic:spPr>
                        <a:xfrm>
                          <a:off x="0" y="0"/>
                          <a:ext cx="3317797" cy="7424738"/>
                        </a:xfrm>
                        <a:prstGeom prst="rect"/>
                        <a:ln/>
                      </pic:spPr>
                    </pic:pic>
                  </a:graphicData>
                </a:graphic>
              </wp:inline>
            </w:drawing>
          </w:r>
          <w:r w:rsidDel="00000000" w:rsidR="00000000" w:rsidRPr="00000000">
            <w:br w:type="page"/>
          </w:r>
          <w:sdt>
            <w:sdtPr>
              <w:tag w:val="goog_rdk_104"/>
            </w:sdtPr>
            <w:sdtContent>
              <w:r w:rsidDel="00000000" w:rsidR="00000000" w:rsidRPr="00000000">
                <w:rPr>
                  <w:rtl w:val="0"/>
                </w:rPr>
              </w:r>
            </w:sdtContent>
          </w:sdt>
        </w:p>
      </w:sdtContent>
    </w:sdt>
    <w:sdt>
      <w:sdtPr>
        <w:tag w:val="goog_rdk_107"/>
      </w:sdtPr>
      <w:sdtContent>
        <w:p w:rsidR="00000000" w:rsidDel="00000000" w:rsidP="00000000" w:rsidRDefault="00000000" w:rsidRPr="00000000" w14:paraId="000000E0">
          <w:pPr>
            <w:rPr>
              <w:rFonts w:ascii="Arial" w:cs="Arial" w:eastAsia="Arial" w:hAnsi="Arial"/>
              <w:rPrChange w:author="Heather Justice" w:id="6" w:date="2024-09-23T20:17:54Z">
                <w:rPr>
                  <w:rFonts w:ascii="Arial" w:cs="Arial" w:eastAsia="Arial" w:hAnsi="Arial"/>
                  <w:color w:val="000000"/>
                </w:rPr>
              </w:rPrChange>
            </w:rPr>
          </w:pPr>
          <w:sdt>
            <w:sdtPr>
              <w:tag w:val="goog_rdk_106"/>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Note: If the user indicates that their mailing address is different from their home address, they will be asked to enter their home address on the following page.</w:t>
              </w:r>
            </w:sdtContent>
          </w:sdt>
        </w:p>
      </w:sdtContent>
    </w:sdt>
    <w:sdt>
      <w:sdtPr>
        <w:tag w:val="goog_rdk_109"/>
      </w:sdtPr>
      <w:sdtContent>
        <w:p w:rsidR="00000000" w:rsidDel="00000000" w:rsidP="00000000" w:rsidRDefault="00000000" w:rsidRPr="00000000" w14:paraId="000000E1">
          <w:pPr>
            <w:rPr>
              <w:rFonts w:ascii="Arial" w:cs="Arial" w:eastAsia="Arial" w:hAnsi="Arial"/>
              <w:rPrChange w:author="Heather Justice" w:id="6" w:date="2024-09-23T20:17:54Z">
                <w:rPr>
                  <w:rFonts w:ascii="Arial" w:cs="Arial" w:eastAsia="Arial" w:hAnsi="Arial"/>
                </w:rPr>
              </w:rPrChange>
            </w:rPr>
          </w:pPr>
          <w:r w:rsidDel="00000000" w:rsidR="00000000" w:rsidRPr="00000000">
            <w:rPr>
              <w:rFonts w:ascii="Arial" w:cs="Arial" w:eastAsia="Arial" w:hAnsi="Arial"/>
              <w:rPrChange w:author="Heather Justice" w:id="6" w:date="2024-09-23T20:17:54Z">
                <w:rPr>
                  <w:rFonts w:ascii="Arial" w:cs="Arial" w:eastAsia="Arial" w:hAnsi="Arial"/>
                </w:rPr>
              </w:rPrChange>
            </w:rPr>
            <w:drawing>
              <wp:inline distB="114300" distT="114300" distL="114300" distR="114300">
                <wp:extent cx="3617857" cy="7445722"/>
                <wp:effectExtent b="0" l="0" r="0" t="0"/>
                <wp:docPr id="349" name="image46.png"/>
                <a:graphic>
                  <a:graphicData uri="http://schemas.openxmlformats.org/drawingml/2006/picture">
                    <pic:pic>
                      <pic:nvPicPr>
                        <pic:cNvPr id="0" name="image46.png"/>
                        <pic:cNvPicPr preferRelativeResize="0"/>
                      </pic:nvPicPr>
                      <pic:blipFill>
                        <a:blip r:embed="rId37"/>
                        <a:srcRect b="1576" l="2985" r="7674" t="1013"/>
                        <a:stretch>
                          <a:fillRect/>
                        </a:stretch>
                      </pic:blipFill>
                      <pic:spPr>
                        <a:xfrm>
                          <a:off x="0" y="0"/>
                          <a:ext cx="3617857" cy="7445722"/>
                        </a:xfrm>
                        <a:prstGeom prst="rect"/>
                        <a:ln/>
                      </pic:spPr>
                    </pic:pic>
                  </a:graphicData>
                </a:graphic>
              </wp:inline>
            </w:drawing>
          </w:r>
          <w:r w:rsidDel="00000000" w:rsidR="00000000" w:rsidRPr="00000000">
            <w:br w:type="page"/>
          </w:r>
          <w:sdt>
            <w:sdtPr>
              <w:tag w:val="goog_rdk_108"/>
            </w:sdtPr>
            <w:sdtContent>
              <w:r w:rsidDel="00000000" w:rsidR="00000000" w:rsidRPr="00000000">
                <w:rPr>
                  <w:rtl w:val="0"/>
                </w:rPr>
              </w:r>
            </w:sdtContent>
          </w:sdt>
        </w:p>
      </w:sdtContent>
    </w:sdt>
    <w:bookmarkStart w:colFirst="0" w:colLast="0" w:name="bookmark=id.147n2zr" w:id="28"/>
    <w:bookmarkEnd w:id="28"/>
    <w:sdt>
      <w:sdtPr>
        <w:tag w:val="goog_rdk_111"/>
      </w:sdtPr>
      <w:sdtContent>
        <w:p w:rsidR="00000000" w:rsidDel="00000000" w:rsidP="00000000" w:rsidRDefault="00000000" w:rsidRPr="00000000" w14:paraId="000000E2">
          <w:pPr>
            <w:pStyle w:val="Heading3"/>
            <w:rPr>
              <w:rFonts w:ascii="Arial" w:cs="Arial" w:eastAsia="Arial" w:hAnsi="Arial"/>
              <w:rPrChange w:author="Heather Justice" w:id="6" w:date="2024-09-23T20:17:54Z">
                <w:rPr>
                  <w:rFonts w:ascii="Arial" w:cs="Arial" w:eastAsia="Arial" w:hAnsi="Arial"/>
                  <w:color w:val="000000"/>
                </w:rPr>
              </w:rPrChange>
            </w:rPr>
          </w:pPr>
          <w:bookmarkStart w:colFirst="0" w:colLast="0" w:name="_heading=h.3o7alnk" w:id="29"/>
          <w:bookmarkEnd w:id="29"/>
          <w:sdt>
            <w:sdtPr>
              <w:tag w:val="goog_rdk_110"/>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Veteran information page 9: Email and phone number</w:t>
              </w:r>
            </w:sdtContent>
          </w:sdt>
        </w:p>
      </w:sdtContent>
    </w:sdt>
    <w:sdt>
      <w:sdtPr>
        <w:tag w:val="goog_rdk_113"/>
      </w:sdtPr>
      <w:sdtContent>
        <w:p w:rsidR="00000000" w:rsidDel="00000000" w:rsidP="00000000" w:rsidRDefault="00000000" w:rsidRPr="00000000" w14:paraId="000000E3">
          <w:pPr>
            <w:rPr>
              <w:rFonts w:ascii="Arial" w:cs="Arial" w:eastAsia="Arial" w:hAnsi="Arial"/>
              <w:rPrChange w:author="Heather Justice" w:id="6" w:date="2024-09-23T20:17:54Z">
                <w:rPr>
                  <w:rFonts w:ascii="Arial" w:cs="Arial" w:eastAsia="Arial" w:hAnsi="Arial"/>
                  <w:color w:val="000000"/>
                </w:rPr>
              </w:rPrChange>
            </w:rPr>
          </w:pPr>
          <w:sdt>
            <w:sdtPr>
              <w:tag w:val="goog_rdk_112"/>
            </w:sdtPr>
            <w:sdtContent>
              <w:r w:rsidDel="00000000" w:rsidR="00000000" w:rsidRPr="00000000">
                <w:rPr>
                  <w:rtl w:val="0"/>
                </w:rPr>
              </w:r>
            </w:sdtContent>
          </w:sdt>
        </w:p>
      </w:sdtContent>
    </w:sdt>
    <w:sdt>
      <w:sdtPr>
        <w:tag w:val="goog_rdk_117"/>
      </w:sdtPr>
      <w:sdtContent>
        <w:p w:rsidR="00000000" w:rsidDel="00000000" w:rsidP="00000000" w:rsidRDefault="00000000" w:rsidRPr="00000000" w14:paraId="000000E4">
          <w:pPr>
            <w:rPr>
              <w:rFonts w:ascii="Arial" w:cs="Arial" w:eastAsia="Arial" w:hAnsi="Arial"/>
              <w:rPrChange w:author="Heather Justice" w:id="6" w:date="2024-09-23T20:17:54Z">
                <w:rPr>
                  <w:rFonts w:ascii="Arial" w:cs="Arial" w:eastAsia="Arial" w:hAnsi="Arial"/>
                  <w:color w:val="000000"/>
                </w:rPr>
              </w:rPrChange>
            </w:rPr>
          </w:pPr>
          <w:sdt>
            <w:sdtPr>
              <w:tag w:val="goog_rdk_114"/>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Users may provide their email address </w:t>
              </w:r>
            </w:sdtContent>
          </w:sdt>
          <w:sdt>
            <w:sdtPr>
              <w:tag w:val="goog_rdk_115"/>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and</w:t>
              </w:r>
            </w:sdtContent>
          </w:sdt>
          <w:sdt>
            <w:sdtPr>
              <w:tag w:val="goog_rdk_116"/>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 home/mobile telephone numbers. If the user decides to share this information, these contact methods will be used to communicate with the Veteran during the application process. If they do not provide either, all communication will be delivered to their mailing address via paper mail.</w:t>
              </w:r>
            </w:sdtContent>
          </w:sdt>
        </w:p>
      </w:sdtContent>
    </w:sdt>
    <w:sdt>
      <w:sdtPr>
        <w:tag w:val="goog_rdk_119"/>
      </w:sdtPr>
      <w:sdtContent>
        <w:p w:rsidR="00000000" w:rsidDel="00000000" w:rsidP="00000000" w:rsidRDefault="00000000" w:rsidRPr="00000000" w14:paraId="000000E5">
          <w:pPr>
            <w:rPr>
              <w:rFonts w:ascii="Arial" w:cs="Arial" w:eastAsia="Arial" w:hAnsi="Arial"/>
              <w:rPrChange w:author="Heather Justice" w:id="6" w:date="2024-09-23T20:17:54Z">
                <w:rPr>
                  <w:rFonts w:ascii="Arial" w:cs="Arial" w:eastAsia="Arial" w:hAnsi="Arial"/>
                  <w:color w:val="000000"/>
                </w:rPr>
              </w:rPrChange>
            </w:rPr>
          </w:pPr>
          <w:sdt>
            <w:sdtPr>
              <w:tag w:val="goog_rdk_118"/>
            </w:sdtPr>
            <w:sdtContent>
              <w:r w:rsidDel="00000000" w:rsidR="00000000" w:rsidRPr="00000000">
                <w:rPr>
                  <w:rtl w:val="0"/>
                </w:rPr>
              </w:r>
            </w:sdtContent>
          </w:sdt>
        </w:p>
      </w:sdtContent>
    </w:sdt>
    <w:sdt>
      <w:sdtPr>
        <w:tag w:val="goog_rdk_127"/>
      </w:sdtPr>
      <w:sdtContent>
        <w:p w:rsidR="00000000" w:rsidDel="00000000" w:rsidP="00000000" w:rsidRDefault="00000000" w:rsidRPr="00000000" w14:paraId="000000E6">
          <w:pPr>
            <w:rPr>
              <w:rFonts w:ascii="Arial" w:cs="Arial" w:eastAsia="Arial" w:hAnsi="Arial"/>
              <w:rPrChange w:author="Heather Justice" w:id="6" w:date="2024-09-23T20:17:54Z">
                <w:rPr>
                  <w:rFonts w:ascii="Arial" w:cs="Arial" w:eastAsia="Arial" w:hAnsi="Arial"/>
                </w:rPr>
              </w:rPrChange>
            </w:rPr>
          </w:pPr>
          <w:sdt>
            <w:sdtPr>
              <w:tag w:val="goog_rdk_120"/>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After this page, users who fill</w:t>
              </w:r>
            </w:sdtContent>
          </w:sdt>
          <w:sdt>
            <w:sdtPr>
              <w:tag w:val="goog_rdk_121"/>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 out the short form will be taken to the military service</w:t>
              </w:r>
            </w:sdtContent>
          </w:sdt>
          <w:sdt>
            <w:sdtPr>
              <w:tag w:val="goog_rdk_122"/>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w:t>
              </w:r>
            </w:sdtContent>
          </w:sdt>
          <w:sdt>
            <w:sdtPr>
              <w:tag w:val="goog_rdk_123"/>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toxic exposure</w:t>
              </w:r>
            </w:sdtContent>
          </w:sdt>
          <w:sdt>
            <w:sdtPr>
              <w:tag w:val="goog_rdk_124"/>
            </w:sdtPr>
            <w:sdtContent>
              <w:r w:rsidDel="00000000" w:rsidR="00000000" w:rsidRPr="00000000">
                <w:rPr>
                  <w:rFonts w:ascii="Arial" w:cs="Arial" w:eastAsia="Arial" w:hAnsi="Arial"/>
                  <w:rtl w:val="0"/>
                  <w:rPrChange w:author="Heather Justice" w:id="6" w:date="2024-09-23T20:17:54Z">
                    <w:rPr>
                      <w:rFonts w:ascii="Arial" w:cs="Arial" w:eastAsia="Arial" w:hAnsi="Arial"/>
                    </w:rPr>
                  </w:rPrChange>
                </w:rPr>
                <w:t xml:space="preserve"> </w:t>
              </w:r>
            </w:sdtContent>
          </w:sdt>
          <w:sdt>
            <w:sdtPr>
              <w:tag w:val="goog_rdk_125"/>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section.</w:t>
              </w:r>
            </w:sdtContent>
          </w:sdt>
          <w:sdt>
            <w:sdtPr>
              <w:tag w:val="goog_rdk_126"/>
            </w:sdtPr>
            <w:sdtContent>
              <w:r w:rsidDel="00000000" w:rsidR="00000000" w:rsidRPr="00000000">
                <w:rPr>
                  <w:rtl w:val="0"/>
                </w:rPr>
              </w:r>
            </w:sdtContent>
          </w:sdt>
        </w:p>
      </w:sdtContent>
    </w:sdt>
    <w:sdt>
      <w:sdtPr>
        <w:tag w:val="goog_rdk_129"/>
      </w:sdtPr>
      <w:sdtContent>
        <w:p w:rsidR="00000000" w:rsidDel="00000000" w:rsidP="00000000" w:rsidRDefault="00000000" w:rsidRPr="00000000" w14:paraId="000000E7">
          <w:pPr>
            <w:rPr>
              <w:rFonts w:ascii="Arial" w:cs="Arial" w:eastAsia="Arial" w:hAnsi="Arial"/>
              <w:rPrChange w:author="Heather Justice" w:id="6" w:date="2024-09-23T20:17:54Z">
                <w:rPr>
                  <w:rFonts w:ascii="Arial" w:cs="Arial" w:eastAsia="Arial" w:hAnsi="Arial"/>
                  <w:color w:val="000000"/>
                </w:rPr>
              </w:rPrChange>
            </w:rPr>
          </w:pPr>
          <w:sdt>
            <w:sdtPr>
              <w:tag w:val="goog_rdk_128"/>
            </w:sdtPr>
            <w:sdtContent>
              <w:r w:rsidDel="00000000" w:rsidR="00000000" w:rsidRPr="00000000">
                <w:rPr>
                  <w:rtl w:val="0"/>
                </w:rPr>
              </w:r>
            </w:sdtContent>
          </w:sdt>
        </w:p>
      </w:sdtContent>
    </w:sdt>
    <w:sdt>
      <w:sdtPr>
        <w:tag w:val="goog_rdk_131"/>
      </w:sdtPr>
      <w:sdtContent>
        <w:p w:rsidR="00000000" w:rsidDel="00000000" w:rsidP="00000000" w:rsidRDefault="00000000" w:rsidRPr="00000000" w14:paraId="000000E8">
          <w:pPr>
            <w:rPr>
              <w:rFonts w:ascii="Arial" w:cs="Arial" w:eastAsia="Arial" w:hAnsi="Arial"/>
              <w:rPrChange w:author="Heather Justice" w:id="6" w:date="2024-09-23T20:17:54Z">
                <w:rPr>
                  <w:rFonts w:ascii="Arial" w:cs="Arial" w:eastAsia="Arial" w:hAnsi="Arial"/>
                </w:rPr>
              </w:rPrChange>
            </w:rPr>
          </w:pPr>
          <w:r w:rsidDel="00000000" w:rsidR="00000000" w:rsidRPr="00000000">
            <w:rPr>
              <w:rFonts w:ascii="Arial" w:cs="Arial" w:eastAsia="Arial" w:hAnsi="Arial"/>
              <w:rPrChange w:author="Heather Justice" w:id="6" w:date="2024-09-23T20:17:54Z">
                <w:rPr>
                  <w:rFonts w:ascii="Arial" w:cs="Arial" w:eastAsia="Arial" w:hAnsi="Arial"/>
                </w:rPr>
              </w:rPrChange>
            </w:rPr>
            <w:drawing>
              <wp:inline distB="114300" distT="114300" distL="114300" distR="114300">
                <wp:extent cx="4629150" cy="5581650"/>
                <wp:effectExtent b="0" l="0" r="0" t="0"/>
                <wp:docPr id="350" name="image77.png"/>
                <a:graphic>
                  <a:graphicData uri="http://schemas.openxmlformats.org/drawingml/2006/picture">
                    <pic:pic>
                      <pic:nvPicPr>
                        <pic:cNvPr id="0" name="image77.png"/>
                        <pic:cNvPicPr preferRelativeResize="0"/>
                      </pic:nvPicPr>
                      <pic:blipFill>
                        <a:blip r:embed="rId38"/>
                        <a:srcRect b="0" l="0" r="0" t="0"/>
                        <a:stretch>
                          <a:fillRect/>
                        </a:stretch>
                      </pic:blipFill>
                      <pic:spPr>
                        <a:xfrm>
                          <a:off x="0" y="0"/>
                          <a:ext cx="4629150" cy="5581650"/>
                        </a:xfrm>
                        <a:prstGeom prst="rect"/>
                        <a:ln/>
                      </pic:spPr>
                    </pic:pic>
                  </a:graphicData>
                </a:graphic>
              </wp:inline>
            </w:drawing>
          </w:r>
          <w:sdt>
            <w:sdtPr>
              <w:tag w:val="goog_rdk_130"/>
            </w:sdtPr>
            <w:sdtContent>
              <w:r w:rsidDel="00000000" w:rsidR="00000000" w:rsidRPr="00000000">
                <w:rPr>
                  <w:rtl w:val="0"/>
                </w:rPr>
              </w:r>
            </w:sdtContent>
          </w:sdt>
        </w:p>
      </w:sdtContent>
    </w:sdt>
    <w:sdt>
      <w:sdtPr>
        <w:tag w:val="goog_rdk_133"/>
      </w:sdtPr>
      <w:sdtContent>
        <w:p w:rsidR="00000000" w:rsidDel="00000000" w:rsidP="00000000" w:rsidRDefault="00000000" w:rsidRPr="00000000" w14:paraId="000000E9">
          <w:pPr>
            <w:rPr>
              <w:rFonts w:ascii="Arial" w:cs="Arial" w:eastAsia="Arial" w:hAnsi="Arial"/>
              <w:rPrChange w:author="Heather Justice" w:id="6" w:date="2024-09-23T20:17:54Z">
                <w:rPr>
                  <w:rFonts w:ascii="Arial" w:cs="Arial" w:eastAsia="Arial" w:hAnsi="Arial"/>
                  <w:color w:val="000000"/>
                  <w:sz w:val="26"/>
                  <w:szCs w:val="26"/>
                </w:rPr>
              </w:rPrChange>
            </w:rPr>
          </w:pPr>
          <w:bookmarkStart w:colFirst="0" w:colLast="0" w:name="_heading=h.23ckvvd" w:id="30"/>
          <w:bookmarkEnd w:id="30"/>
          <w:r w:rsidDel="00000000" w:rsidR="00000000" w:rsidRPr="00000000">
            <w:br w:type="page"/>
          </w:r>
          <w:sdt>
            <w:sdtPr>
              <w:tag w:val="goog_rdk_132"/>
            </w:sdtPr>
            <w:sdtContent>
              <w:r w:rsidDel="00000000" w:rsidR="00000000" w:rsidRPr="00000000">
                <w:rPr>
                  <w:rtl w:val="0"/>
                </w:rPr>
              </w:r>
            </w:sdtContent>
          </w:sdt>
        </w:p>
      </w:sdtContent>
    </w:sdt>
    <w:sdt>
      <w:sdtPr>
        <w:tag w:val="goog_rdk_135"/>
      </w:sdtPr>
      <w:sdtContent>
        <w:p w:rsidR="00000000" w:rsidDel="00000000" w:rsidP="00000000" w:rsidRDefault="00000000" w:rsidRPr="00000000" w14:paraId="000000EA">
          <w:pPr>
            <w:pStyle w:val="Heading2"/>
            <w:rPr>
              <w:rFonts w:ascii="Arial" w:cs="Arial" w:eastAsia="Arial" w:hAnsi="Arial"/>
              <w:rPrChange w:author="Heather Justice" w:id="6" w:date="2024-09-23T20:17:54Z">
                <w:rPr>
                  <w:rFonts w:ascii="Arial" w:cs="Arial" w:eastAsia="Arial" w:hAnsi="Arial"/>
                  <w:color w:val="000000"/>
                  <w:sz w:val="28"/>
                  <w:szCs w:val="28"/>
                </w:rPr>
              </w:rPrChange>
            </w:rPr>
          </w:pPr>
          <w:bookmarkStart w:colFirst="0" w:colLast="0" w:name="_heading=h.ihv636" w:id="31"/>
          <w:bookmarkEnd w:id="31"/>
          <w:sdt>
            <w:sdtPr>
              <w:tag w:val="goog_rdk_134"/>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sz w:val="28"/>
                      <w:szCs w:val="28"/>
                    </w:rPr>
                  </w:rPrChange>
                </w:rPr>
                <w:t xml:space="preserve">VA Benefits</w:t>
              </w:r>
            </w:sdtContent>
          </w:sdt>
        </w:p>
      </w:sdtContent>
    </w:sdt>
    <w:sdt>
      <w:sdtPr>
        <w:tag w:val="goog_rdk_137"/>
      </w:sdtPr>
      <w:sdtContent>
        <w:p w:rsidR="00000000" w:rsidDel="00000000" w:rsidP="00000000" w:rsidRDefault="00000000" w:rsidRPr="00000000" w14:paraId="000000EB">
          <w:pPr>
            <w:rPr>
              <w:rFonts w:ascii="Arial" w:cs="Arial" w:eastAsia="Arial" w:hAnsi="Arial"/>
              <w:rPrChange w:author="Heather Justice" w:id="6" w:date="2024-09-23T20:17:54Z">
                <w:rPr>
                  <w:rFonts w:ascii="Arial" w:cs="Arial" w:eastAsia="Arial" w:hAnsi="Arial"/>
                  <w:color w:val="000000"/>
                </w:rPr>
              </w:rPrChange>
            </w:rPr>
          </w:pPr>
          <w:sdt>
            <w:sdtPr>
              <w:tag w:val="goog_rdk_136"/>
            </w:sdtPr>
            <w:sdtContent>
              <w:r w:rsidDel="00000000" w:rsidR="00000000" w:rsidRPr="00000000">
                <w:rPr>
                  <w:rtl w:val="0"/>
                </w:rPr>
              </w:r>
            </w:sdtContent>
          </w:sdt>
        </w:p>
      </w:sdtContent>
    </w:sdt>
    <w:sdt>
      <w:sdtPr>
        <w:tag w:val="goog_rdk_139"/>
      </w:sdtPr>
      <w:sdtContent>
        <w:p w:rsidR="00000000" w:rsidDel="00000000" w:rsidP="00000000" w:rsidRDefault="00000000" w:rsidRPr="00000000" w14:paraId="000000EC">
          <w:pPr>
            <w:pStyle w:val="Heading3"/>
            <w:rPr>
              <w:rFonts w:ascii="Arial" w:cs="Arial" w:eastAsia="Arial" w:hAnsi="Arial"/>
              <w:rPrChange w:author="Heather Justice" w:id="6" w:date="2024-09-23T20:17:54Z">
                <w:rPr>
                  <w:rFonts w:ascii="Arial" w:cs="Arial" w:eastAsia="Arial" w:hAnsi="Arial"/>
                  <w:color w:val="000000"/>
                </w:rPr>
              </w:rPrChange>
            </w:rPr>
          </w:pPr>
          <w:bookmarkStart w:colFirst="0" w:colLast="0" w:name="_heading=h.32hioqz" w:id="32"/>
          <w:bookmarkEnd w:id="32"/>
          <w:sdt>
            <w:sdtPr>
              <w:tag w:val="goog_rdk_138"/>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VA benefits page 1: Current compensation from VA</w:t>
              </w:r>
            </w:sdtContent>
          </w:sdt>
        </w:p>
      </w:sdtContent>
    </w:sdt>
    <w:sdt>
      <w:sdtPr>
        <w:tag w:val="goog_rdk_141"/>
      </w:sdtPr>
      <w:sdtContent>
        <w:p w:rsidR="00000000" w:rsidDel="00000000" w:rsidP="00000000" w:rsidRDefault="00000000" w:rsidRPr="00000000" w14:paraId="000000ED">
          <w:pPr>
            <w:rPr>
              <w:rFonts w:ascii="Arial" w:cs="Arial" w:eastAsia="Arial" w:hAnsi="Arial"/>
              <w:rPrChange w:author="Heather Justice" w:id="6" w:date="2024-09-23T20:17:54Z">
                <w:rPr>
                  <w:rFonts w:ascii="Arial" w:cs="Arial" w:eastAsia="Arial" w:hAnsi="Arial"/>
                  <w:color w:val="000000"/>
                </w:rPr>
              </w:rPrChange>
            </w:rPr>
          </w:pPr>
          <w:sdt>
            <w:sdtPr>
              <w:tag w:val="goog_rdk_140"/>
            </w:sdtPr>
            <w:sdtContent>
              <w:r w:rsidDel="00000000" w:rsidR="00000000" w:rsidRPr="00000000">
                <w:rPr>
                  <w:rtl w:val="0"/>
                </w:rPr>
              </w:r>
            </w:sdtContent>
          </w:sdt>
        </w:p>
      </w:sdtContent>
    </w:sdt>
    <w:sdt>
      <w:sdtPr>
        <w:tag w:val="goog_rdk_151"/>
      </w:sdtPr>
      <w:sdtContent>
        <w:p w:rsidR="00000000" w:rsidDel="00000000" w:rsidP="00000000" w:rsidRDefault="00000000" w:rsidRPr="00000000" w14:paraId="000000EE">
          <w:pPr>
            <w:tabs>
              <w:tab w:val="left" w:leader="none" w:pos="1215"/>
            </w:tabs>
            <w:rPr>
              <w:ins w:author="Heather Justice" w:id="7" w:date="2024-09-23T20:28:44Z"/>
              <w:del w:author="Heather Justice" w:id="7" w:date="2024-09-23T20:28:44Z"/>
              <w:rFonts w:ascii="Arial" w:cs="Arial" w:eastAsia="Arial" w:hAnsi="Arial"/>
              <w:rPrChange w:author="Heather Justice" w:id="6" w:date="2024-09-23T20:17:54Z">
                <w:rPr>
                  <w:rFonts w:ascii="Arial" w:cs="Arial" w:eastAsia="Arial" w:hAnsi="Arial"/>
                  <w:color w:val="000000"/>
                </w:rPr>
              </w:rPrChange>
            </w:rPr>
          </w:pPr>
          <w:sdt>
            <w:sdtPr>
              <w:tag w:val="goog_rdk_142"/>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This next section asks for the Veteran’s current compensation based on their service-connected disability rating. The drop-down information shown here explains how we use the information. </w:t>
              </w:r>
            </w:sdtContent>
          </w:sdt>
          <w:sdt>
            <w:sdtPr>
              <w:tag w:val="goog_rdk_143"/>
            </w:sdtPr>
            <w:sdtContent>
              <w:del w:author="Heather Justice" w:id="7" w:date="2024-09-23T20:28:44Z"/>
              <w:sdt>
                <w:sdtPr>
                  <w:tag w:val="goog_rdk_144"/>
                </w:sdtPr>
                <w:sdtContent>
                  <w:del w:author="Heather Justice" w:id="7" w:date="2024-09-23T20:28:44Z">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delText xml:space="preserve">If they indicate that they receive compensation for a disability rating of up to 40 percent, they will move on to the next page to </w:delText>
                    </w:r>
                  </w:del>
                </w:sdtContent>
              </w:sdt>
              <w:del w:author="Heather Justice" w:id="7" w:date="2024-09-23T20:28:44Z"/>
            </w:sdtContent>
          </w:sdt>
          <w:sdt>
            <w:sdtPr>
              <w:tag w:val="goog_rdk_145"/>
            </w:sdtPr>
            <w:sdtContent>
              <w:ins w:author="Heather Justice" w:id="7" w:date="2024-09-23T20:28:44Z">
                <w:sdt>
                  <w:sdtPr>
                    <w:tag w:val="goog_rdk_146"/>
                  </w:sdtPr>
                  <w:sdtContent>
                    <w:del w:author="Heather Justice" w:id="7" w:date="2024-09-23T20:28:44Z"/>
                  </w:sdtContent>
                </w:sdt>
              </w:ins>
              <w:sdt>
                <w:sdtPr>
                  <w:tag w:val="goog_rdk_147"/>
                </w:sdtPr>
                <w:sdtContent>
                  <w:ins w:author="Heather Justice" w:id="7" w:date="2024-09-23T20:28:44Z">
                    <w:del w:author="Heather Justice" w:id="7" w:date="2024-09-23T20:28:44Z">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delText xml:space="preserve">select whether they wish to enroll </w:delText>
                      </w:r>
                    </w:del>
                  </w:ins>
                </w:sdtContent>
              </w:sdt>
              <w:ins w:author="Heather Justice" w:id="7" w:date="2024-09-23T20:28:44Z">
                <w:del w:author="Heather Justice" w:id="7" w:date="2024-09-23T20:28:44Z">
                  <w:sdt>
                    <w:sdtPr>
                      <w:tag w:val="goog_rdk_148"/>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delText xml:space="preserve">for </w:delText>
                      </w:r>
                    </w:sdtContent>
                  </w:sdt>
                  <w:sdt>
                    <w:sdtPr>
                      <w:tag w:val="goog_rdk_149"/>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delText xml:space="preserve">full medical benefits or </w:delText>
                      </w:r>
                    </w:sdtContent>
                  </w:sdt>
                  <w:sdt>
                    <w:sdtPr>
                      <w:tag w:val="goog_rdk_150"/>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delText xml:space="preserve">register to receive care specifically for their service-connected conditions. </w:delText>
                      </w:r>
                    </w:sdtContent>
                  </w:sdt>
                </w:del>
              </w:ins>
            </w:sdtContent>
          </w:sdt>
        </w:p>
      </w:sdtContent>
    </w:sdt>
    <w:sdt>
      <w:sdtPr>
        <w:tag w:val="goog_rdk_155"/>
      </w:sdtPr>
      <w:sdtContent>
        <w:p w:rsidR="00000000" w:rsidDel="00000000" w:rsidP="00000000" w:rsidRDefault="00000000" w:rsidRPr="00000000" w14:paraId="000000EF">
          <w:pPr>
            <w:rPr>
              <w:ins w:author="Heather Justice" w:id="7" w:date="2024-09-23T20:28:44Z"/>
              <w:del w:author="Heather Justice" w:id="7" w:date="2024-09-23T20:28:44Z"/>
              <w:rFonts w:ascii="Arial" w:cs="Arial" w:eastAsia="Arial" w:hAnsi="Arial"/>
              <w:rPrChange w:author="Heather Justice" w:id="6" w:date="2024-09-23T20:17:54Z">
                <w:rPr>
                  <w:rFonts w:ascii="Arial" w:cs="Arial" w:eastAsia="Arial" w:hAnsi="Arial"/>
                  <w:color w:val="000000"/>
                </w:rPr>
              </w:rPrChange>
            </w:rPr>
          </w:pPr>
          <w:sdt>
            <w:sdtPr>
              <w:tag w:val="goog_rdk_152"/>
            </w:sdtPr>
            <w:sdtContent>
              <w:ins w:author="Heather Justice" w:id="7" w:date="2024-09-23T20:28:44Z">
                <w:sdt>
                  <w:sdtPr>
                    <w:tag w:val="goog_rdk_153"/>
                  </w:sdtPr>
                  <w:sdtContent>
                    <w:del w:author="Heather Justice" w:id="7" w:date="2024-09-23T20:28:44Z"/>
                  </w:sdtContent>
                </w:sdt>
              </w:ins>
              <w:sdt>
                <w:sdtPr>
                  <w:tag w:val="goog_rdk_154"/>
                </w:sdtPr>
                <w:sdtContent>
                  <w:ins w:author="Heather Justice" w:id="7" w:date="2024-09-23T20:28:44Z">
                    <w:del w:author="Heather Justice" w:id="7" w:date="2024-09-23T20:28:44Z">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delText xml:space="preserve">If the user selects to enroll, they will proceed through the form to enter their military service information.</w:delText>
                      </w:r>
                    </w:del>
                  </w:ins>
                </w:sdtContent>
              </w:sdt>
              <w:ins w:author="Heather Justice" w:id="7" w:date="2024-09-23T20:28:44Z">
                <w:del w:author="Heather Justice" w:id="7" w:date="2024-09-23T20:28:44Z"/>
              </w:ins>
            </w:sdtContent>
          </w:sdt>
        </w:p>
      </w:sdtContent>
    </w:sdt>
    <w:sdt>
      <w:sdtPr>
        <w:tag w:val="goog_rdk_159"/>
      </w:sdtPr>
      <w:sdtContent>
        <w:p w:rsidR="00000000" w:rsidDel="00000000" w:rsidP="00000000" w:rsidRDefault="00000000" w:rsidRPr="00000000" w14:paraId="000000F0">
          <w:pPr>
            <w:rPr>
              <w:ins w:author="Heather Justice" w:id="7" w:date="2024-09-23T20:28:44Z"/>
              <w:del w:author="Heather Justice" w:id="7" w:date="2024-09-23T20:28:44Z"/>
              <w:rFonts w:ascii="Arial" w:cs="Arial" w:eastAsia="Arial" w:hAnsi="Arial"/>
              <w:rPrChange w:author="Heather Justice" w:id="6" w:date="2024-09-23T20:17:54Z">
                <w:rPr>
                  <w:rFonts w:ascii="Arial" w:cs="Arial" w:eastAsia="Arial" w:hAnsi="Arial"/>
                  <w:color w:val="000000"/>
                </w:rPr>
              </w:rPrChange>
            </w:rPr>
          </w:pPr>
          <w:sdt>
            <w:sdtPr>
              <w:tag w:val="goog_rdk_156"/>
            </w:sdtPr>
            <w:sdtContent>
              <w:ins w:author="Heather Justice" w:id="7" w:date="2024-09-23T20:28:44Z">
                <w:sdt>
                  <w:sdtPr>
                    <w:tag w:val="goog_rdk_157"/>
                  </w:sdtPr>
                  <w:sdtContent>
                    <w:del w:author="Heather Justice" w:id="7" w:date="2024-09-23T20:28:44Z"/>
                  </w:sdtContent>
                </w:sdt>
              </w:ins>
              <w:sdt>
                <w:sdtPr>
                  <w:tag w:val="goog_rdk_158"/>
                </w:sdtPr>
                <w:sdtContent>
                  <w:ins w:author="Heather Justice" w:id="7" w:date="2024-09-23T20:28:44Z">
                    <w:del w:author="Heather Justice" w:id="7" w:date="2024-09-23T20:28:44Z">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delText xml:space="preserve">If the user selects to register, they will be presented with an information page, instructing them the steps to take if they want to register, which include calling the Health eligibility center, mail a completed paper 10-10EZ form (available for download and print), or visit a VA medical center and provide the completed paper 10-10EZ form.</w:delText>
                      </w:r>
                    </w:del>
                  </w:ins>
                </w:sdtContent>
              </w:sdt>
              <w:ins w:author="Heather Justice" w:id="7" w:date="2024-09-23T20:28:44Z">
                <w:del w:author="Heather Justice" w:id="7" w:date="2024-09-23T20:28:44Z"/>
              </w:ins>
            </w:sdtContent>
          </w:sdt>
        </w:p>
      </w:sdtContent>
    </w:sdt>
    <w:sdt>
      <w:sdtPr>
        <w:tag w:val="goog_rdk_164"/>
      </w:sdtPr>
      <w:sdtContent>
        <w:p w:rsidR="00000000" w:rsidDel="00000000" w:rsidP="00000000" w:rsidRDefault="00000000" w:rsidRPr="00000000" w14:paraId="000000F1">
          <w:pPr>
            <w:tabs>
              <w:tab w:val="left" w:leader="none" w:pos="1215"/>
            </w:tabs>
            <w:rPr>
              <w:rFonts w:ascii="Arial" w:cs="Arial" w:eastAsia="Arial" w:hAnsi="Arial"/>
              <w:rPrChange w:author="Heather Justice" w:id="6" w:date="2024-09-23T20:17:54Z">
                <w:rPr>
                  <w:rFonts w:ascii="Arial" w:cs="Arial" w:eastAsia="Arial" w:hAnsi="Arial"/>
                  <w:color w:val="000000"/>
                </w:rPr>
              </w:rPrChange>
            </w:rPr>
          </w:pPr>
          <w:sdt>
            <w:sdtPr>
              <w:tag w:val="goog_rdk_161"/>
            </w:sdtPr>
            <w:sdtContent>
              <w:del w:author="Heather Justice" w:id="7" w:date="2024-09-23T20:28:44Z"/>
              <w:sdt>
                <w:sdtPr>
                  <w:tag w:val="goog_rdk_162"/>
                </w:sdtPr>
                <w:sdtContent>
                  <w:del w:author="Heather Justice" w:id="7" w:date="2024-09-23T20:28:44Z">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delText xml:space="preserve">enter their military service information.</w:delText>
                    </w:r>
                  </w:del>
                </w:sdtContent>
              </w:sdt>
              <w:del w:author="Heather Justice" w:id="7" w:date="2024-09-23T20:28:44Z"/>
            </w:sdtContent>
          </w:sdt>
          <w:sdt>
            <w:sdtPr>
              <w:tag w:val="goog_rdk_163"/>
            </w:sdtPr>
            <w:sdtContent>
              <w:r w:rsidDel="00000000" w:rsidR="00000000" w:rsidRPr="00000000">
                <w:rPr>
                  <w:rtl w:val="0"/>
                </w:rPr>
              </w:r>
            </w:sdtContent>
          </w:sdt>
        </w:p>
      </w:sdtContent>
    </w:sdt>
    <w:sdt>
      <w:sdtPr>
        <w:tag w:val="goog_rdk_166"/>
      </w:sdtPr>
      <w:sdtContent>
        <w:p w:rsidR="00000000" w:rsidDel="00000000" w:rsidP="00000000" w:rsidRDefault="00000000" w:rsidRPr="00000000" w14:paraId="000000F2">
          <w:pPr>
            <w:tabs>
              <w:tab w:val="left" w:leader="none" w:pos="1215"/>
            </w:tabs>
            <w:rPr>
              <w:rFonts w:ascii="Arial" w:cs="Arial" w:eastAsia="Arial" w:hAnsi="Arial"/>
              <w:rPrChange w:author="Heather Justice" w:id="6" w:date="2024-09-23T20:17:54Z">
                <w:rPr>
                  <w:rFonts w:ascii="Arial" w:cs="Arial" w:eastAsia="Arial" w:hAnsi="Arial"/>
                  <w:color w:val="000000"/>
                </w:rPr>
              </w:rPrChange>
            </w:rPr>
          </w:pPr>
          <w:sdt>
            <w:sdtPr>
              <w:tag w:val="goog_rdk_165"/>
            </w:sdtPr>
            <w:sdtContent>
              <w:r w:rsidDel="00000000" w:rsidR="00000000" w:rsidRPr="00000000">
                <w:rPr>
                  <w:rtl w:val="0"/>
                </w:rPr>
              </w:r>
            </w:sdtContent>
          </w:sdt>
        </w:p>
      </w:sdtContent>
    </w:sdt>
    <w:sdt>
      <w:sdtPr>
        <w:tag w:val="goog_rdk_168"/>
      </w:sdtPr>
      <w:sdtContent>
        <w:p w:rsidR="00000000" w:rsidDel="00000000" w:rsidP="00000000" w:rsidRDefault="00000000" w:rsidRPr="00000000" w14:paraId="000000F3">
          <w:pPr>
            <w:tabs>
              <w:tab w:val="left" w:leader="none" w:pos="1215"/>
            </w:tabs>
            <w:rPr>
              <w:rFonts w:ascii="Arial" w:cs="Arial" w:eastAsia="Arial" w:hAnsi="Arial"/>
              <w:rPrChange w:author="Heather Justice" w:id="6" w:date="2024-09-23T20:17:54Z">
                <w:rPr>
                  <w:rFonts w:ascii="Arial" w:cs="Arial" w:eastAsia="Arial" w:hAnsi="Arial"/>
                  <w:color w:val="000000"/>
                </w:rPr>
              </w:rPrChange>
            </w:rPr>
          </w:pPr>
          <w:sdt>
            <w:sdtPr>
              <w:tag w:val="goog_rdk_167"/>
            </w:sdtPr>
            <w:sdtContent>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If the Veteran indicates that they do not receive compensation, they will be asked about their VA pension.</w:t>
              </w:r>
            </w:sdtContent>
          </w:sdt>
        </w:p>
      </w:sdtContent>
    </w:sdt>
    <w:sdt>
      <w:sdtPr>
        <w:tag w:val="goog_rdk_173"/>
      </w:sdtPr>
      <w:sdtContent>
        <w:p w:rsidR="00000000" w:rsidDel="00000000" w:rsidP="00000000" w:rsidRDefault="00000000" w:rsidRPr="00000000" w14:paraId="000000F4">
          <w:pPr>
            <w:tabs>
              <w:tab w:val="left" w:leader="none" w:pos="1215"/>
            </w:tabs>
            <w:rPr>
              <w:ins w:author="Heather Justice" w:id="8" w:date="2024-09-23T20:39:01Z"/>
              <w:rFonts w:ascii="Arial" w:cs="Arial" w:eastAsia="Arial" w:hAnsi="Arial"/>
              <w:rPrChange w:author="Heather Justice" w:id="6" w:date="2024-09-23T20:17:54Z">
                <w:rPr>
                  <w:rFonts w:ascii="Arial" w:cs="Arial" w:eastAsia="Arial" w:hAnsi="Arial"/>
                  <w:color w:val="000000"/>
                </w:rPr>
              </w:rPrChange>
            </w:rPr>
          </w:pPr>
          <w:sdt>
            <w:sdtPr>
              <w:tag w:val="goog_rdk_170"/>
            </w:sdtPr>
            <w:sdtContent>
              <w:ins w:author="Heather Justice" w:id="8" w:date="2024-09-23T20:39:01Z"/>
              <w:sdt>
                <w:sdtPr>
                  <w:tag w:val="goog_rdk_171"/>
                </w:sdtPr>
                <w:sdtContent>
                  <w:commentRangeStart w:id="4"/>
                </w:sdtContent>
              </w:sdt>
              <w:ins w:author="Heather Justice" w:id="8" w:date="2024-09-23T20:39:01Z">
                <w:sdt>
                  <w:sdtPr>
                    <w:tag w:val="goog_rdk_172"/>
                  </w:sdtPr>
                  <w:sdtContent>
                    <w:r w:rsidDel="00000000" w:rsidR="00000000" w:rsidRPr="00000000">
                      <w:rPr>
                        <w:rtl w:val="0"/>
                      </w:rPr>
                    </w:r>
                  </w:sdtContent>
                </w:sdt>
              </w:ins>
            </w:sdtContent>
          </w:sdt>
        </w:p>
      </w:sdtContent>
    </w:sdt>
    <w:sdt>
      <w:sdtPr>
        <w:tag w:val="goog_rdk_176"/>
      </w:sdtPr>
      <w:sdtContent>
        <w:p w:rsidR="00000000" w:rsidDel="00000000" w:rsidP="00000000" w:rsidRDefault="00000000" w:rsidRPr="00000000" w14:paraId="000000F5">
          <w:pPr>
            <w:tabs>
              <w:tab w:val="left" w:leader="none" w:pos="1215"/>
            </w:tabs>
            <w:rPr>
              <w:ins w:author="Heather Justice" w:id="8" w:date="2024-09-23T20:39:01Z"/>
              <w:rFonts w:ascii="Arial" w:cs="Arial" w:eastAsia="Arial" w:hAnsi="Arial"/>
              <w:rPrChange w:author="Heather Justice" w:id="6" w:date="2024-09-23T20:17:54Z">
                <w:rPr>
                  <w:rFonts w:ascii="Arial" w:cs="Arial" w:eastAsia="Arial" w:hAnsi="Arial"/>
                  <w:color w:val="000000"/>
                </w:rPr>
              </w:rPrChange>
            </w:rPr>
          </w:pPr>
          <w:sdt>
            <w:sdtPr>
              <w:tag w:val="goog_rdk_174"/>
            </w:sdtPr>
            <w:sdtContent>
              <w:ins w:author="Heather Justice" w:id="8" w:date="2024-09-23T20:39:01Z"/>
              <w:sdt>
                <w:sdtPr>
                  <w:tag w:val="goog_rdk_175"/>
                </w:sdtPr>
                <w:sdtContent>
                  <w:ins w:author="Heather Justice" w:id="8" w:date="2024-09-23T20:39:01Z">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If they indicate that they receive compensation for a disability rating of up to 40 percent, they will move on to the next page to select whether they wish to enroll for full medical benefits or register to receive care specifically for their service-connected conditions. </w:t>
                    </w:r>
                  </w:ins>
                </w:sdtContent>
              </w:sdt>
              <w:ins w:author="Heather Justice" w:id="8" w:date="2024-09-23T20:39:01Z"/>
            </w:sdtContent>
          </w:sdt>
        </w:p>
      </w:sdtContent>
    </w:sdt>
    <w:sdt>
      <w:sdtPr>
        <w:tag w:val="goog_rdk_179"/>
      </w:sdtPr>
      <w:sdtContent>
        <w:p w:rsidR="00000000" w:rsidDel="00000000" w:rsidP="00000000" w:rsidRDefault="00000000" w:rsidRPr="00000000" w14:paraId="000000F6">
          <w:pPr>
            <w:rPr>
              <w:ins w:author="Heather Justice" w:id="8" w:date="2024-09-23T20:39:01Z"/>
              <w:rFonts w:ascii="Arial" w:cs="Arial" w:eastAsia="Arial" w:hAnsi="Arial"/>
              <w:rPrChange w:author="Heather Justice" w:id="6" w:date="2024-09-23T20:17:54Z">
                <w:rPr>
                  <w:rFonts w:ascii="Arial" w:cs="Arial" w:eastAsia="Arial" w:hAnsi="Arial"/>
                  <w:color w:val="000000"/>
                </w:rPr>
              </w:rPrChange>
            </w:rPr>
          </w:pPr>
          <w:sdt>
            <w:sdtPr>
              <w:tag w:val="goog_rdk_177"/>
            </w:sdtPr>
            <w:sdtContent>
              <w:ins w:author="Heather Justice" w:id="8" w:date="2024-09-23T20:39:01Z"/>
              <w:sdt>
                <w:sdtPr>
                  <w:tag w:val="goog_rdk_178"/>
                </w:sdtPr>
                <w:sdtContent>
                  <w:ins w:author="Heather Justice" w:id="8" w:date="2024-09-23T20:39:01Z">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If the user selects to enroll, they will proceed through the form to enter their military service information.</w:t>
                    </w:r>
                  </w:ins>
                </w:sdtContent>
              </w:sdt>
              <w:ins w:author="Heather Justice" w:id="8" w:date="2024-09-23T20:39:01Z"/>
            </w:sdtContent>
          </w:sdt>
        </w:p>
      </w:sdtContent>
    </w:sdt>
    <w:sdt>
      <w:sdtPr>
        <w:tag w:val="goog_rdk_182"/>
      </w:sdtPr>
      <w:sdtContent>
        <w:p w:rsidR="00000000" w:rsidDel="00000000" w:rsidP="00000000" w:rsidRDefault="00000000" w:rsidRPr="00000000" w14:paraId="000000F7">
          <w:pPr>
            <w:rPr>
              <w:ins w:author="Heather Justice" w:id="8" w:date="2024-09-23T20:39:01Z"/>
              <w:rFonts w:ascii="Arial" w:cs="Arial" w:eastAsia="Arial" w:hAnsi="Arial"/>
              <w:rPrChange w:author="Heather Justice" w:id="6" w:date="2024-09-23T20:17:54Z">
                <w:rPr>
                  <w:rFonts w:ascii="Arial" w:cs="Arial" w:eastAsia="Arial" w:hAnsi="Arial"/>
                  <w:color w:val="000000"/>
                </w:rPr>
              </w:rPrChange>
            </w:rPr>
          </w:pPr>
          <w:sdt>
            <w:sdtPr>
              <w:tag w:val="goog_rdk_180"/>
            </w:sdtPr>
            <w:sdtContent>
              <w:ins w:author="Heather Justice" w:id="8" w:date="2024-09-23T20:39:01Z"/>
              <w:sdt>
                <w:sdtPr>
                  <w:tag w:val="goog_rdk_181"/>
                </w:sdtPr>
                <w:sdtContent>
                  <w:ins w:author="Heather Justice" w:id="8" w:date="2024-09-23T20:39:01Z">
                    <w:r w:rsidDel="00000000" w:rsidR="00000000" w:rsidRPr="00000000">
                      <w:rPr>
                        <w:rFonts w:ascii="Arial" w:cs="Arial" w:eastAsia="Arial" w:hAnsi="Arial"/>
                        <w:rtl w:val="0"/>
                        <w:rPrChange w:author="Heather Justice" w:id="6" w:date="2024-09-23T20:17:54Z">
                          <w:rPr>
                            <w:rFonts w:ascii="Arial" w:cs="Arial" w:eastAsia="Arial" w:hAnsi="Arial"/>
                            <w:color w:val="000000"/>
                          </w:rPr>
                        </w:rPrChange>
                      </w:rPr>
                      <w:t xml:space="preserve">If the user selects to register, they will be presented with an information page, instructing them the steps to take if they want to register, which include calling the Health eligibility center, mail a completed paper 10-10EZ form (available for download and print), or visit a VA medical center and provide the completed paper 10-10EZ form.</w:t>
                    </w:r>
                  </w:ins>
                </w:sdtContent>
              </w:sdt>
              <w:ins w:author="Heather Justice" w:id="8" w:date="2024-09-23T20:39:01Z"/>
            </w:sdtContent>
          </w:sdt>
        </w:p>
      </w:sdtContent>
    </w:sdt>
    <w:sdt>
      <w:sdtPr>
        <w:tag w:val="goog_rdk_185"/>
      </w:sdtPr>
      <w:sdtContent>
        <w:p w:rsidR="00000000" w:rsidDel="00000000" w:rsidP="00000000" w:rsidRDefault="00000000" w:rsidRPr="00000000" w14:paraId="000000F8">
          <w:pPr>
            <w:tabs>
              <w:tab w:val="left" w:leader="none" w:pos="1215"/>
            </w:tabs>
            <w:rPr>
              <w:ins w:author="Heather Justice" w:id="8" w:date="2024-09-23T20:39:01Z"/>
              <w:rFonts w:ascii="Arial" w:cs="Arial" w:eastAsia="Arial" w:hAnsi="Arial"/>
              <w:rPrChange w:author="Heather Justice" w:id="6" w:date="2024-09-23T20:17:54Z">
                <w:rPr>
                  <w:rFonts w:ascii="Arial" w:cs="Arial" w:eastAsia="Arial" w:hAnsi="Arial"/>
                  <w:color w:val="000000"/>
                </w:rPr>
              </w:rPrChange>
            </w:rPr>
          </w:pPr>
          <w:sdt>
            <w:sdtPr>
              <w:tag w:val="goog_rdk_183"/>
            </w:sdtPr>
            <w:sdtContent>
              <w:ins w:author="Heather Justice" w:id="8" w:date="2024-09-23T20:39:01Z"/>
              <w:sdt>
                <w:sdtPr>
                  <w:tag w:val="goog_rdk_184"/>
                </w:sdtPr>
                <w:sdtContent>
                  <w:ins w:author="Heather Justice" w:id="8" w:date="2024-09-23T20:39:01Z">
                    <w:r w:rsidDel="00000000" w:rsidR="00000000" w:rsidRPr="00000000">
                      <w:rPr>
                        <w:rtl w:val="0"/>
                      </w:rPr>
                    </w:r>
                  </w:ins>
                </w:sdtContent>
              </w:sdt>
              <w:ins w:author="Heather Justice" w:id="8" w:date="2024-09-23T20:39:01Z"/>
            </w:sdtContent>
          </w:sdt>
        </w:p>
      </w:sdtContent>
    </w:sdt>
    <w:sdt>
      <w:sdtPr>
        <w:tag w:val="goog_rdk_189"/>
      </w:sdtPr>
      <w:sdtContent>
        <w:p w:rsidR="00000000" w:rsidDel="00000000" w:rsidP="00000000" w:rsidRDefault="00000000" w:rsidRPr="00000000" w14:paraId="000000F9">
          <w:pPr>
            <w:rPr>
              <w:ins w:author="Heather Justice" w:id="8" w:date="2024-09-23T20:39:01Z"/>
              <w:rFonts w:ascii="Arial" w:cs="Arial" w:eastAsia="Arial" w:hAnsi="Arial"/>
              <w:rPrChange w:author="Heather Justice" w:id="9" w:date="2024-09-23T20:39:01Z">
                <w:rPr>
                  <w:rFonts w:ascii="Arial" w:cs="Arial" w:eastAsia="Arial" w:hAnsi="Arial"/>
                  <w:color w:val="000000"/>
                </w:rPr>
              </w:rPrChange>
            </w:rPr>
          </w:pPr>
          <w:sdt>
            <w:sdtPr>
              <w:tag w:val="goog_rdk_186"/>
            </w:sdtPr>
            <w:sdtContent>
              <w:ins w:author="Heather Justice" w:id="8" w:date="2024-09-23T20:39:01Z"/>
              <w:sdt>
                <w:sdtPr>
                  <w:tag w:val="goog_rdk_187"/>
                </w:sdtPr>
                <w:sdtContent>
                  <w:commentRangeStart w:id="4"/>
                </w:sdtContent>
              </w:sdt>
              <w:ins w:author="Heather Justice" w:id="8" w:date="2024-09-23T20:39:01Z">
                <w:commentRangeEnd w:id="4"/>
                <w:r w:rsidDel="00000000" w:rsidR="00000000" w:rsidRPr="00000000">
                  <w:commentReference w:id="4"/>
                </w:r>
                <w:r w:rsidDel="00000000" w:rsidR="00000000" w:rsidRPr="00000000">
                  <w:rPr>
                    <w:rFonts w:ascii="Arial" w:cs="Arial" w:eastAsia="Arial" w:hAnsi="Arial"/>
                    <w:rPrChange w:author="Heather Justice" w:id="9" w:date="2024-09-23T20:39:01Z">
                      <w:rPr>
                        <w:rFonts w:ascii="Arial" w:cs="Arial" w:eastAsia="Arial" w:hAnsi="Arial"/>
                        <w:color w:val="000000"/>
                      </w:rPr>
                    </w:rPrChange>
                  </w:rPr>
                  <w:drawing>
                    <wp:inline distB="114300" distT="114300" distL="114300" distR="114300">
                      <wp:extent cx="3719513" cy="8070640"/>
                      <wp:effectExtent b="0" l="0" r="0" t="0"/>
                      <wp:docPr id="326"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3719513" cy="8070640"/>
                              </a:xfrm>
                              <a:prstGeom prst="rect"/>
                              <a:ln/>
                            </pic:spPr>
                          </pic:pic>
                        </a:graphicData>
                      </a:graphic>
                    </wp:inline>
                  </w:drawing>
                </w:r>
                <w:sdt>
                  <w:sdtPr>
                    <w:tag w:val="goog_rdk_188"/>
                  </w:sdtPr>
                  <w:sdtContent>
                    <w:r w:rsidDel="00000000" w:rsidR="00000000" w:rsidRPr="00000000">
                      <w:rPr>
                        <w:rtl w:val="0"/>
                      </w:rPr>
                    </w:r>
                  </w:sdtContent>
                </w:sdt>
              </w:ins>
            </w:sdtContent>
          </w:sdt>
        </w:p>
      </w:sdtContent>
    </w:sdt>
    <w:sdt>
      <w:sdtPr>
        <w:tag w:val="goog_rdk_192"/>
      </w:sdtPr>
      <w:sdtContent>
        <w:p w:rsidR="00000000" w:rsidDel="00000000" w:rsidP="00000000" w:rsidRDefault="00000000" w:rsidRPr="00000000" w14:paraId="000000FA">
          <w:pPr>
            <w:rPr>
              <w:ins w:author="Heather Justice" w:id="8" w:date="2024-09-23T20:39:01Z"/>
              <w:rFonts w:ascii="Arial" w:cs="Arial" w:eastAsia="Arial" w:hAnsi="Arial"/>
              <w:rPrChange w:author="Heather Justice" w:id="9" w:date="2024-09-23T20:39:01Z">
                <w:rPr>
                  <w:rFonts w:ascii="Arial" w:cs="Arial" w:eastAsia="Arial" w:hAnsi="Arial"/>
                  <w:color w:val="000000"/>
                </w:rPr>
              </w:rPrChange>
            </w:rPr>
          </w:pPr>
          <w:sdt>
            <w:sdtPr>
              <w:tag w:val="goog_rdk_190"/>
            </w:sdtPr>
            <w:sdtContent>
              <w:ins w:author="Heather Justice" w:id="8" w:date="2024-09-23T20:39:01Z">
                <w:r w:rsidDel="00000000" w:rsidR="00000000" w:rsidRPr="00000000">
                  <w:rPr>
                    <w:rFonts w:ascii="Arial" w:cs="Arial" w:eastAsia="Arial" w:hAnsi="Arial"/>
                    <w:rPrChange w:author="Heather Justice" w:id="9" w:date="2024-09-23T20:39:01Z">
                      <w:rPr>
                        <w:rFonts w:ascii="Arial" w:cs="Arial" w:eastAsia="Arial" w:hAnsi="Arial"/>
                        <w:color w:val="000000"/>
                      </w:rPr>
                    </w:rPrChange>
                  </w:rPr>
                  <w:drawing>
                    <wp:inline distB="114300" distT="114300" distL="114300" distR="114300">
                      <wp:extent cx="5219700" cy="7934325"/>
                      <wp:effectExtent b="0" l="0" r="0" t="0"/>
                      <wp:docPr id="33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219700" cy="7934325"/>
                              </a:xfrm>
                              <a:prstGeom prst="rect"/>
                              <a:ln/>
                            </pic:spPr>
                          </pic:pic>
                        </a:graphicData>
                      </a:graphic>
                    </wp:inline>
                  </w:drawing>
                </w:r>
              </w:ins>
              <w:sdt>
                <w:sdtPr>
                  <w:tag w:val="goog_rdk_191"/>
                </w:sdtPr>
                <w:sdtContent>
                  <w:ins w:author="Heather Justice" w:id="8" w:date="2024-09-23T20:39:01Z">
                    <w:r w:rsidDel="00000000" w:rsidR="00000000" w:rsidRPr="00000000">
                      <w:rPr>
                        <w:rtl w:val="0"/>
                      </w:rPr>
                    </w:r>
                  </w:ins>
                </w:sdtContent>
              </w:sdt>
              <w:ins w:author="Heather Justice" w:id="8" w:date="2024-09-23T20:39:01Z"/>
            </w:sdtContent>
          </w:sdt>
        </w:p>
      </w:sdtContent>
    </w:sdt>
    <w:sdt>
      <w:sdtPr>
        <w:tag w:val="goog_rdk_196"/>
      </w:sdtPr>
      <w:sdtContent>
        <w:p w:rsidR="00000000" w:rsidDel="00000000" w:rsidP="00000000" w:rsidRDefault="00000000" w:rsidRPr="00000000" w14:paraId="000000FB">
          <w:pPr>
            <w:tabs>
              <w:tab w:val="left" w:leader="none" w:pos="1215"/>
            </w:tabs>
            <w:rPr>
              <w:del w:author="Heather Justice" w:id="8" w:date="2024-09-23T20:39:01Z"/>
              <w:rFonts w:ascii="Arial" w:cs="Arial" w:eastAsia="Arial" w:hAnsi="Arial"/>
              <w:rPrChange w:author="Heather Justice" w:id="9" w:date="2024-09-23T20:39:01Z">
                <w:rPr>
                  <w:rFonts w:ascii="Arial" w:cs="Arial" w:eastAsia="Arial" w:hAnsi="Arial"/>
                  <w:color w:val="000000"/>
                </w:rPr>
              </w:rPrChange>
            </w:rPr>
          </w:pPr>
          <w:sdt>
            <w:sdtPr>
              <w:tag w:val="goog_rdk_194"/>
            </w:sdtPr>
            <w:sdtContent>
              <w:del w:author="Heather Justice" w:id="8" w:date="2024-09-23T20:39:01Z"/>
              <w:sdt>
                <w:sdtPr>
                  <w:tag w:val="goog_rdk_195"/>
                </w:sdtPr>
                <w:sdtContent>
                  <w:del w:author="Heather Justice" w:id="8" w:date="2024-09-23T20:39:01Z">
                    <w:r w:rsidDel="00000000" w:rsidR="00000000" w:rsidRPr="00000000">
                      <w:rPr>
                        <w:rtl w:val="0"/>
                      </w:rPr>
                    </w:r>
                  </w:del>
                </w:sdtContent>
              </w:sdt>
              <w:del w:author="Heather Justice" w:id="8" w:date="2024-09-23T20:39:01Z"/>
            </w:sdtContent>
          </w:sdt>
        </w:p>
      </w:sdtContent>
    </w:sdt>
    <w:sdt>
      <w:sdtPr>
        <w:tag w:val="goog_rdk_208"/>
      </w:sdtPr>
      <w:sdtContent>
        <w:p w:rsidR="00000000" w:rsidDel="00000000" w:rsidP="00000000" w:rsidRDefault="00000000" w:rsidRPr="00000000" w14:paraId="000000FC">
          <w:pPr>
            <w:tabs>
              <w:tab w:val="left" w:leader="none" w:pos="1215"/>
            </w:tabs>
            <w:rPr>
              <w:rFonts w:ascii="Arial" w:cs="Arial" w:eastAsia="Arial" w:hAnsi="Arial"/>
              <w:rPrChange w:author="Heather Justice" w:id="9" w:date="2024-09-23T20:39:01Z">
                <w:rPr>
                  <w:rFonts w:ascii="Arial" w:cs="Arial" w:eastAsia="Arial" w:hAnsi="Arial"/>
                  <w:color w:val="000000"/>
                </w:rPr>
              </w:rPrChange>
            </w:rPr>
          </w:pPr>
          <w:sdt>
            <w:sdtPr>
              <w:tag w:val="goog_rdk_19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w:t>
              </w:r>
            </w:sdtContent>
          </w:sdt>
          <w:sdt>
            <w:sdtPr>
              <w:tag w:val="goog_rdk_198"/>
            </w:sdtPr>
            <w:sdtContent>
              <w:ins w:author="Heather Justice" w:id="10" w:date="2024-09-23T20:39:11Z"/>
              <w:sdt>
                <w:sdtPr>
                  <w:tag w:val="goog_rdk_199"/>
                </w:sdtPr>
                <w:sdtContent>
                  <w:ins w:author="Heather Justice" w:id="10" w:date="2024-09-23T20:39:11Z">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Veteran </w:t>
                    </w:r>
                  </w:ins>
                </w:sdtContent>
              </w:sdt>
              <w:ins w:author="Heather Justice" w:id="10" w:date="2024-09-23T20:39:11Z"/>
            </w:sdtContent>
          </w:sdt>
          <w:sdt>
            <w:sdtPr>
              <w:tag w:val="goog_rdk_200"/>
            </w:sdtPr>
            <w:sdtContent>
              <w:del w:author="Heather Justice" w:id="10" w:date="2024-09-23T20:39:11Z"/>
              <w:sdt>
                <w:sdtPr>
                  <w:tag w:val="goog_rdk_201"/>
                </w:sdtPr>
                <w:sdtContent>
                  <w:del w:author="Heather Justice" w:id="10" w:date="2024-09-23T20:39:11Z">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delText xml:space="preserve">they </w:delText>
                    </w:r>
                  </w:del>
                </w:sdtContent>
              </w:sdt>
              <w:del w:author="Heather Justice" w:id="10" w:date="2024-09-23T20:39:11Z"/>
            </w:sdtContent>
          </w:sdt>
          <w:sdt>
            <w:sdtPr>
              <w:tag w:val="goog_rdk_20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indicate</w:t>
              </w:r>
            </w:sdtContent>
          </w:sdt>
          <w:sdt>
            <w:sdtPr>
              <w:tag w:val="goog_rdk_203"/>
            </w:sdtPr>
            <w:sdtContent>
              <w:ins w:author="Heather Justice" w:id="11" w:date="2024-09-23T20:39:18Z"/>
              <w:sdt>
                <w:sdtPr>
                  <w:tag w:val="goog_rdk_204"/>
                </w:sdtPr>
                <w:sdtContent>
                  <w:ins w:author="Heather Justice" w:id="11" w:date="2024-09-23T20:39:18Z">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s</w:t>
                    </w:r>
                  </w:ins>
                </w:sdtContent>
              </w:sdt>
              <w:ins w:author="Heather Justice" w:id="11" w:date="2024-09-23T20:39:18Z"/>
            </w:sdtContent>
          </w:sdt>
          <w:sdt>
            <w:sdtPr>
              <w:tag w:val="goog_rdk_20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they receive compensation for a disability rating of 50 percent or higher, they will be redirected to a shortened </w:t>
              </w:r>
            </w:sdtContent>
          </w:sdt>
          <w:sdt>
            <w:sdtPr>
              <w:tag w:val="goog_rdk_206"/>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application version</w:t>
              </w:r>
            </w:sdtContent>
          </w:sdt>
          <w:sdt>
            <w:sdtPr>
              <w:tag w:val="goog_rdk_20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This shortened form skips the following sections:</w:t>
              </w:r>
            </w:sdtContent>
          </w:sdt>
        </w:p>
      </w:sdtContent>
    </w:sdt>
    <w:p w:rsidR="00000000" w:rsidDel="00000000" w:rsidP="00000000" w:rsidRDefault="00000000" w:rsidRPr="00000000" w14:paraId="000000FD">
      <w:pPr>
        <w:numPr>
          <w:ilvl w:val="0"/>
          <w:numId w:val="8"/>
        </w:numPr>
        <w:tabs>
          <w:tab w:val="left" w:leader="none" w:pos="1215"/>
        </w:tabs>
        <w:ind w:left="720" w:hanging="360"/>
        <w:rPr>
          <w:rFonts w:ascii="Arial" w:cs="Arial" w:eastAsia="Arial" w:hAnsi="Arial"/>
          <w:color w:val="000000"/>
        </w:rPr>
      </w:pPr>
      <w:sdt>
        <w:sdtPr>
          <w:tag w:val="goog_rdk_209"/>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Military service - Branch and service dates</w:t>
          </w:r>
        </w:sdtContent>
      </w:sdt>
    </w:p>
    <w:p w:rsidR="00000000" w:rsidDel="00000000" w:rsidP="00000000" w:rsidRDefault="00000000" w:rsidRPr="00000000" w14:paraId="000000FE">
      <w:pPr>
        <w:numPr>
          <w:ilvl w:val="0"/>
          <w:numId w:val="8"/>
        </w:numPr>
        <w:tabs>
          <w:tab w:val="left" w:leader="none" w:pos="1215"/>
        </w:tabs>
        <w:ind w:left="720" w:hanging="360"/>
        <w:rPr>
          <w:rFonts w:ascii="Arial" w:cs="Arial" w:eastAsia="Arial" w:hAnsi="Arial"/>
          <w:color w:val="000000"/>
        </w:rPr>
      </w:pPr>
      <w:sdt>
        <w:sdtPr>
          <w:tag w:val="goog_rdk_21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w:t>
          </w:r>
        </w:sdtContent>
      </w:sdt>
    </w:p>
    <w:sdt>
      <w:sdtPr>
        <w:tag w:val="goog_rdk_212"/>
      </w:sdtPr>
      <w:sdtContent>
        <w:p w:rsidR="00000000" w:rsidDel="00000000" w:rsidP="00000000" w:rsidRDefault="00000000" w:rsidRPr="00000000" w14:paraId="000000FF">
          <w:pPr>
            <w:rPr>
              <w:rFonts w:ascii="Arial" w:cs="Arial" w:eastAsia="Arial" w:hAnsi="Arial"/>
              <w:rPrChange w:author="Heather Justice" w:id="9" w:date="2024-09-23T20:39:01Z">
                <w:rPr>
                  <w:rFonts w:ascii="Arial" w:cs="Arial" w:eastAsia="Arial" w:hAnsi="Arial"/>
                </w:rPr>
              </w:rPrChange>
            </w:rPr>
          </w:pPr>
          <w:r w:rsidDel="00000000" w:rsidR="00000000" w:rsidRPr="00000000">
            <w:br w:type="page"/>
          </w:r>
          <w:sdt>
            <w:sdtPr>
              <w:tag w:val="goog_rdk_211"/>
            </w:sdtPr>
            <w:sdtContent>
              <w:r w:rsidDel="00000000" w:rsidR="00000000" w:rsidRPr="00000000">
                <w:rPr>
                  <w:rtl w:val="0"/>
                </w:rPr>
              </w:r>
            </w:sdtContent>
          </w:sdt>
        </w:p>
      </w:sdtContent>
    </w:sdt>
    <w:sdt>
      <w:sdtPr>
        <w:tag w:val="goog_rdk_214"/>
      </w:sdtPr>
      <w:sdtContent>
        <w:p w:rsidR="00000000" w:rsidDel="00000000" w:rsidP="00000000" w:rsidRDefault="00000000" w:rsidRPr="00000000" w14:paraId="00000100">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862513" cy="7775959"/>
                <wp:effectExtent b="0" l="0" r="0" t="0"/>
                <wp:docPr id="351" name="image54.png"/>
                <a:graphic>
                  <a:graphicData uri="http://schemas.openxmlformats.org/drawingml/2006/picture">
                    <pic:pic>
                      <pic:nvPicPr>
                        <pic:cNvPr id="0" name="image54.png"/>
                        <pic:cNvPicPr preferRelativeResize="0"/>
                      </pic:nvPicPr>
                      <pic:blipFill>
                        <a:blip r:embed="rId40"/>
                        <a:srcRect b="1774" l="2144" r="4483" t="1140"/>
                        <a:stretch>
                          <a:fillRect/>
                        </a:stretch>
                      </pic:blipFill>
                      <pic:spPr>
                        <a:xfrm>
                          <a:off x="0" y="0"/>
                          <a:ext cx="4862513" cy="7775959"/>
                        </a:xfrm>
                        <a:prstGeom prst="rect"/>
                        <a:ln/>
                      </pic:spPr>
                    </pic:pic>
                  </a:graphicData>
                </a:graphic>
              </wp:inline>
            </w:drawing>
          </w:r>
          <w:r w:rsidDel="00000000" w:rsidR="00000000" w:rsidRPr="00000000">
            <w:br w:type="page"/>
          </w:r>
          <w:sdt>
            <w:sdtPr>
              <w:tag w:val="goog_rdk_213"/>
            </w:sdtPr>
            <w:sdtContent>
              <w:r w:rsidDel="00000000" w:rsidR="00000000" w:rsidRPr="00000000">
                <w:rPr>
                  <w:rtl w:val="0"/>
                </w:rPr>
              </w:r>
            </w:sdtContent>
          </w:sdt>
        </w:p>
      </w:sdtContent>
    </w:sdt>
    <w:sdt>
      <w:sdtPr>
        <w:tag w:val="goog_rdk_216"/>
      </w:sdtPr>
      <w:sdtContent>
        <w:p w:rsidR="00000000" w:rsidDel="00000000" w:rsidP="00000000" w:rsidRDefault="00000000" w:rsidRPr="00000000" w14:paraId="00000101">
          <w:pPr>
            <w:rPr>
              <w:rFonts w:ascii="Arial" w:cs="Arial" w:eastAsia="Arial" w:hAnsi="Arial"/>
              <w:rPrChange w:author="Heather Justice" w:id="9" w:date="2024-09-23T20:39:01Z">
                <w:rPr>
                  <w:rFonts w:ascii="Arial" w:cs="Arial" w:eastAsia="Arial" w:hAnsi="Arial"/>
                  <w:color w:val="000000"/>
                </w:rPr>
              </w:rPrChange>
            </w:rPr>
          </w:pPr>
          <w:sdt>
            <w:sdtPr>
              <w:tag w:val="goog_rdk_21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the Veteran indicates a disability rating of 50 percent or higher, they will be asked to confirm their selection. They will see this page explaining why they need to confirm their selection.</w:t>
              </w:r>
            </w:sdtContent>
          </w:sdt>
        </w:p>
      </w:sdtContent>
    </w:sdt>
    <w:sdt>
      <w:sdtPr>
        <w:tag w:val="goog_rdk_218"/>
      </w:sdtPr>
      <w:sdtContent>
        <w:p w:rsidR="00000000" w:rsidDel="00000000" w:rsidP="00000000" w:rsidRDefault="00000000" w:rsidRPr="00000000" w14:paraId="00000102">
          <w:pPr>
            <w:rPr>
              <w:rFonts w:ascii="Arial" w:cs="Arial" w:eastAsia="Arial" w:hAnsi="Arial"/>
              <w:rPrChange w:author="Heather Justice" w:id="9" w:date="2024-09-23T20:39:01Z">
                <w:rPr>
                  <w:rFonts w:ascii="Arial" w:cs="Arial" w:eastAsia="Arial" w:hAnsi="Arial"/>
                </w:rPr>
              </w:rPrChange>
            </w:rPr>
          </w:pPr>
          <w:sdt>
            <w:sdtPr>
              <w:tag w:val="goog_rdk_217"/>
            </w:sdtPr>
            <w:sdtContent>
              <w:r w:rsidDel="00000000" w:rsidR="00000000" w:rsidRPr="00000000">
                <w:rPr>
                  <w:rtl w:val="0"/>
                </w:rPr>
              </w:r>
            </w:sdtContent>
          </w:sdt>
        </w:p>
      </w:sdtContent>
    </w:sdt>
    <w:sdt>
      <w:sdtPr>
        <w:tag w:val="goog_rdk_220"/>
      </w:sdtPr>
      <w:sdtContent>
        <w:p w:rsidR="00000000" w:rsidDel="00000000" w:rsidP="00000000" w:rsidRDefault="00000000" w:rsidRPr="00000000" w14:paraId="00000103">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829175" cy="2695575"/>
                <wp:effectExtent b="0" l="0" r="0" t="0"/>
                <wp:docPr id="352"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4829175" cy="2695575"/>
                        </a:xfrm>
                        <a:prstGeom prst="rect"/>
                        <a:ln/>
                      </pic:spPr>
                    </pic:pic>
                  </a:graphicData>
                </a:graphic>
              </wp:inline>
            </w:drawing>
          </w:r>
          <w:sdt>
            <w:sdtPr>
              <w:tag w:val="goog_rdk_219"/>
            </w:sdtPr>
            <w:sdtContent>
              <w:r w:rsidDel="00000000" w:rsidR="00000000" w:rsidRPr="00000000">
                <w:rPr>
                  <w:rtl w:val="0"/>
                </w:rPr>
              </w:r>
            </w:sdtContent>
          </w:sdt>
        </w:p>
      </w:sdtContent>
    </w:sdt>
    <w:sdt>
      <w:sdtPr>
        <w:tag w:val="goog_rdk_228"/>
      </w:sdtPr>
      <w:sdtContent>
        <w:p w:rsidR="00000000" w:rsidDel="00000000" w:rsidP="00000000" w:rsidRDefault="00000000" w:rsidRPr="00000000" w14:paraId="00000104">
          <w:pPr>
            <w:rPr>
              <w:rFonts w:ascii="Arial" w:cs="Arial" w:eastAsia="Arial" w:hAnsi="Arial"/>
              <w:rPrChange w:author="Heather Justice" w:id="9" w:date="2024-09-23T20:39:01Z">
                <w:rPr>
                  <w:rFonts w:ascii="Arial" w:cs="Arial" w:eastAsia="Arial" w:hAnsi="Arial"/>
                  <w:color w:val="000000"/>
                </w:rPr>
              </w:rPrChange>
            </w:rPr>
          </w:pPr>
          <w:sdt>
            <w:sdtPr>
              <w:tag w:val="goog_rdk_22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br w:type="textWrapping"/>
                <w:t xml:space="preserve">Once they have confirmed they are receiving service-connected pay for a 50 percent or higher disability rating, they will be informed they can fill out the shortened </w:t>
              </w:r>
            </w:sdtContent>
          </w:sdt>
          <w:sdt>
            <w:sdtPr>
              <w:tag w:val="goog_rdk_222"/>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application and explain</w:t>
              </w:r>
            </w:sdtContent>
          </w:sdt>
          <w:sdt>
            <w:sdtPr>
              <w:tag w:val="goog_rdk_22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why. Please proceed to the military service</w:t>
              </w:r>
            </w:sdtContent>
          </w:sdt>
          <w:sdt>
            <w:sdtPr>
              <w:tag w:val="goog_rdk_224"/>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w:t>
              </w:r>
            </w:sdtContent>
          </w:sdt>
          <w:sdt>
            <w:sdtPr>
              <w:tag w:val="goog_rdk_22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toxic exposure section.</w:t>
              </w:r>
            </w:sdtContent>
          </w:sdt>
          <w:sdt>
            <w:sdtPr>
              <w:tag w:val="goog_rdk_226"/>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br w:type="textWrapping"/>
              </w:r>
            </w:sdtContent>
          </w:sdt>
          <w:sdt>
            <w:sdtPr>
              <w:tag w:val="goog_rdk_227"/>
            </w:sdtPr>
            <w:sdtContent>
              <w:r w:rsidDel="00000000" w:rsidR="00000000" w:rsidRPr="00000000">
                <w:rPr>
                  <w:rtl w:val="0"/>
                </w:rPr>
              </w:r>
            </w:sdtContent>
          </w:sdt>
        </w:p>
      </w:sdtContent>
    </w:sdt>
    <w:bookmarkStart w:colFirst="0" w:colLast="0" w:name="bookmark=id.1hmsyys" w:id="33"/>
    <w:bookmarkEnd w:id="33"/>
    <w:sdt>
      <w:sdtPr>
        <w:tag w:val="goog_rdk_230"/>
      </w:sdtPr>
      <w:sdtContent>
        <w:p w:rsidR="00000000" w:rsidDel="00000000" w:rsidP="00000000" w:rsidRDefault="00000000" w:rsidRPr="00000000" w14:paraId="00000105">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41mghml" w:id="34"/>
          <w:bookmarkEnd w:id="34"/>
          <w:sdt>
            <w:sdtPr>
              <w:tag w:val="goog_rdk_229"/>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VA benefits page 2: Current compensation (Medicaid ineligible)</w:t>
              </w:r>
            </w:sdtContent>
          </w:sdt>
        </w:p>
      </w:sdtContent>
    </w:sdt>
    <w:sdt>
      <w:sdtPr>
        <w:tag w:val="goog_rdk_232"/>
      </w:sdtPr>
      <w:sdtContent>
        <w:p w:rsidR="00000000" w:rsidDel="00000000" w:rsidP="00000000" w:rsidRDefault="00000000" w:rsidRPr="00000000" w14:paraId="00000106">
          <w:pPr>
            <w:rPr>
              <w:rFonts w:ascii="Arial" w:cs="Arial" w:eastAsia="Arial" w:hAnsi="Arial"/>
              <w:rPrChange w:author="Heather Justice" w:id="9" w:date="2024-09-23T20:39:01Z">
                <w:rPr>
                  <w:rFonts w:ascii="Arial" w:cs="Arial" w:eastAsia="Arial" w:hAnsi="Arial"/>
                  <w:color w:val="000000"/>
                </w:rPr>
              </w:rPrChange>
            </w:rPr>
          </w:pPr>
          <w:sdt>
            <w:sdtPr>
              <w:tag w:val="goog_rdk_231"/>
            </w:sdtPr>
            <w:sdtContent>
              <w:r w:rsidDel="00000000" w:rsidR="00000000" w:rsidRPr="00000000">
                <w:rPr>
                  <w:rtl w:val="0"/>
                </w:rPr>
              </w:r>
            </w:sdtContent>
          </w:sdt>
        </w:p>
      </w:sdtContent>
    </w:sdt>
    <w:sdt>
      <w:sdtPr>
        <w:tag w:val="goog_rdk_235"/>
      </w:sdtPr>
      <w:sdtContent>
        <w:p w:rsidR="00000000" w:rsidDel="00000000" w:rsidP="00000000" w:rsidRDefault="00000000" w:rsidRPr="00000000" w14:paraId="00000107">
          <w:pPr>
            <w:rPr>
              <w:rFonts w:ascii="Arial" w:cs="Arial" w:eastAsia="Arial" w:hAnsi="Arial"/>
              <w:rPrChange w:author="Heather Justice" w:id="9" w:date="2024-09-23T20:39:01Z">
                <w:rPr>
                  <w:rFonts w:ascii="Arial" w:cs="Arial" w:eastAsia="Arial" w:hAnsi="Arial"/>
                  <w:color w:val="000000"/>
                </w:rPr>
              </w:rPrChange>
            </w:rPr>
          </w:pPr>
          <w:sdt>
            <w:sdtPr>
              <w:tag w:val="goog_rdk_23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This question is only shown if the user indicates “No” to the previous VA disability compensation question.</w:t>
              </w:r>
            </w:sdtContent>
          </w:sdt>
          <w:r w:rsidDel="00000000" w:rsidR="00000000" w:rsidRPr="00000000">
            <w:br w:type="page"/>
          </w:r>
          <w:sdt>
            <w:sdtPr>
              <w:tag w:val="goog_rdk_234"/>
            </w:sdtPr>
            <w:sdtContent>
              <w:r w:rsidDel="00000000" w:rsidR="00000000" w:rsidRPr="00000000">
                <w:rPr>
                  <w:rtl w:val="0"/>
                </w:rPr>
              </w:r>
            </w:sdtContent>
          </w:sdt>
        </w:p>
      </w:sdtContent>
    </w:sdt>
    <w:sdt>
      <w:sdtPr>
        <w:tag w:val="goog_rdk_237"/>
      </w:sdtPr>
      <w:sdtContent>
        <w:p w:rsidR="00000000" w:rsidDel="00000000" w:rsidP="00000000" w:rsidRDefault="00000000" w:rsidRPr="00000000" w14:paraId="00000108">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200253" cy="7138988"/>
                <wp:effectExtent b="0" l="0" r="0" t="0"/>
                <wp:docPr id="353"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5200253" cy="7138988"/>
                        </a:xfrm>
                        <a:prstGeom prst="rect"/>
                        <a:ln/>
                      </pic:spPr>
                    </pic:pic>
                  </a:graphicData>
                </a:graphic>
              </wp:inline>
            </w:drawing>
          </w:r>
          <w:sdt>
            <w:sdtPr>
              <w:tag w:val="goog_rdk_236"/>
            </w:sdtPr>
            <w:sdtContent>
              <w:r w:rsidDel="00000000" w:rsidR="00000000" w:rsidRPr="00000000">
                <w:rPr>
                  <w:rtl w:val="0"/>
                </w:rPr>
              </w:r>
            </w:sdtContent>
          </w:sdt>
        </w:p>
      </w:sdtContent>
    </w:sdt>
    <w:sdt>
      <w:sdtPr>
        <w:tag w:val="goog_rdk_239"/>
      </w:sdtPr>
      <w:sdtContent>
        <w:p w:rsidR="00000000" w:rsidDel="00000000" w:rsidP="00000000" w:rsidRDefault="00000000" w:rsidRPr="00000000" w14:paraId="00000109">
          <w:pPr>
            <w:pStyle w:val="Heading2"/>
            <w:rPr>
              <w:rFonts w:ascii="Arial" w:cs="Arial" w:eastAsia="Arial" w:hAnsi="Arial"/>
              <w:rPrChange w:author="Heather Justice" w:id="9" w:date="2024-09-23T20:39:01Z">
                <w:rPr>
                  <w:rFonts w:ascii="Arial" w:cs="Arial" w:eastAsia="Arial" w:hAnsi="Arial"/>
                  <w:color w:val="000000"/>
                </w:rPr>
              </w:rPrChange>
            </w:rPr>
          </w:pPr>
          <w:bookmarkStart w:colFirst="0" w:colLast="0" w:name="_heading=h.2grqrue" w:id="35"/>
          <w:bookmarkEnd w:id="35"/>
          <w:r w:rsidDel="00000000" w:rsidR="00000000" w:rsidRPr="00000000">
            <w:br w:type="page"/>
          </w:r>
          <w:sdt>
            <w:sdtPr>
              <w:tag w:val="goog_rdk_238"/>
            </w:sdtPr>
            <w:sdtContent>
              <w:r w:rsidDel="00000000" w:rsidR="00000000" w:rsidRPr="00000000">
                <w:rPr>
                  <w:rtl w:val="0"/>
                </w:rPr>
              </w:r>
            </w:sdtContent>
          </w:sdt>
        </w:p>
      </w:sdtContent>
    </w:sdt>
    <w:sdt>
      <w:sdtPr>
        <w:tag w:val="goog_rdk_241"/>
      </w:sdtPr>
      <w:sdtContent>
        <w:p w:rsidR="00000000" w:rsidDel="00000000" w:rsidP="00000000" w:rsidRDefault="00000000" w:rsidRPr="00000000" w14:paraId="0000010A">
          <w:pPr>
            <w:pStyle w:val="Heading2"/>
            <w:rPr>
              <w:rFonts w:ascii="Arial" w:cs="Arial" w:eastAsia="Arial" w:hAnsi="Arial"/>
              <w:rPrChange w:author="Heather Justice" w:id="9" w:date="2024-09-23T20:39:01Z">
                <w:rPr>
                  <w:rFonts w:ascii="Arial" w:cs="Arial" w:eastAsia="Arial" w:hAnsi="Arial"/>
                  <w:color w:val="000000"/>
                  <w:sz w:val="28"/>
                  <w:szCs w:val="28"/>
                </w:rPr>
              </w:rPrChange>
            </w:rPr>
          </w:pPr>
          <w:bookmarkStart w:colFirst="0" w:colLast="0" w:name="_heading=h.vx1227" w:id="36"/>
          <w:bookmarkEnd w:id="36"/>
          <w:sdt>
            <w:sdtPr>
              <w:tag w:val="goog_rdk_24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8"/>
                      <w:szCs w:val="28"/>
                    </w:rPr>
                  </w:rPrChange>
                </w:rPr>
                <w:t xml:space="preserve">Military Service</w:t>
              </w:r>
            </w:sdtContent>
          </w:sdt>
        </w:p>
      </w:sdtContent>
    </w:sdt>
    <w:sdt>
      <w:sdtPr>
        <w:tag w:val="goog_rdk_243"/>
      </w:sdtPr>
      <w:sdtContent>
        <w:p w:rsidR="00000000" w:rsidDel="00000000" w:rsidP="00000000" w:rsidRDefault="00000000" w:rsidRPr="00000000" w14:paraId="0000010B">
          <w:pPr>
            <w:rPr>
              <w:rFonts w:ascii="Arial" w:cs="Arial" w:eastAsia="Arial" w:hAnsi="Arial"/>
              <w:rPrChange w:author="Heather Justice" w:id="9" w:date="2024-09-23T20:39:01Z">
                <w:rPr>
                  <w:rFonts w:ascii="Arial" w:cs="Arial" w:eastAsia="Arial" w:hAnsi="Arial"/>
                  <w:color w:val="000000"/>
                </w:rPr>
              </w:rPrChange>
            </w:rPr>
          </w:pPr>
          <w:sdt>
            <w:sdtPr>
              <w:tag w:val="goog_rdk_242"/>
            </w:sdtPr>
            <w:sdtContent>
              <w:r w:rsidDel="00000000" w:rsidR="00000000" w:rsidRPr="00000000">
                <w:rPr>
                  <w:rtl w:val="0"/>
                </w:rPr>
              </w:r>
            </w:sdtContent>
          </w:sdt>
        </w:p>
      </w:sdtContent>
    </w:sdt>
    <w:sdt>
      <w:sdtPr>
        <w:tag w:val="goog_rdk_245"/>
      </w:sdtPr>
      <w:sdtContent>
        <w:p w:rsidR="00000000" w:rsidDel="00000000" w:rsidP="00000000" w:rsidRDefault="00000000" w:rsidRPr="00000000" w14:paraId="0000010C">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3fwokq0" w:id="37"/>
          <w:bookmarkEnd w:id="37"/>
          <w:sdt>
            <w:sdtPr>
              <w:tag w:val="goog_rdk_24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Military service page 1: Branch and dates of service</w:t>
              </w:r>
            </w:sdtContent>
          </w:sdt>
        </w:p>
      </w:sdtContent>
    </w:sdt>
    <w:sdt>
      <w:sdtPr>
        <w:tag w:val="goog_rdk_247"/>
      </w:sdtPr>
      <w:sdtContent>
        <w:p w:rsidR="00000000" w:rsidDel="00000000" w:rsidP="00000000" w:rsidRDefault="00000000" w:rsidRPr="00000000" w14:paraId="0000010D">
          <w:pPr>
            <w:rPr>
              <w:rFonts w:ascii="Arial" w:cs="Arial" w:eastAsia="Arial" w:hAnsi="Arial"/>
              <w:rPrChange w:author="Heather Justice" w:id="9" w:date="2024-09-23T20:39:01Z">
                <w:rPr>
                  <w:rFonts w:ascii="Arial" w:cs="Arial" w:eastAsia="Arial" w:hAnsi="Arial"/>
                  <w:color w:val="000000"/>
                </w:rPr>
              </w:rPrChange>
            </w:rPr>
          </w:pPr>
          <w:sdt>
            <w:sdtPr>
              <w:tag w:val="goog_rdk_246"/>
            </w:sdtPr>
            <w:sdtContent>
              <w:r w:rsidDel="00000000" w:rsidR="00000000" w:rsidRPr="00000000">
                <w:rPr>
                  <w:rtl w:val="0"/>
                </w:rPr>
              </w:r>
            </w:sdtContent>
          </w:sdt>
        </w:p>
      </w:sdtContent>
    </w:sdt>
    <w:sdt>
      <w:sdtPr>
        <w:tag w:val="goog_rdk_249"/>
      </w:sdtPr>
      <w:sdtContent>
        <w:p w:rsidR="00000000" w:rsidDel="00000000" w:rsidP="00000000" w:rsidRDefault="00000000" w:rsidRPr="00000000" w14:paraId="0000010E">
          <w:pPr>
            <w:rPr>
              <w:rFonts w:ascii="Arial" w:cs="Arial" w:eastAsia="Arial" w:hAnsi="Arial"/>
              <w:rPrChange w:author="Heather Justice" w:id="9" w:date="2024-09-23T20:39:01Z">
                <w:rPr>
                  <w:rFonts w:ascii="Arial" w:cs="Arial" w:eastAsia="Arial" w:hAnsi="Arial"/>
                  <w:color w:val="000000"/>
                </w:rPr>
              </w:rPrChange>
            </w:rPr>
          </w:pPr>
          <w:sdt>
            <w:sdtPr>
              <w:tag w:val="goog_rdk_24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application will check dates to ensure their validity. For example:</w:t>
              </w:r>
            </w:sdtContent>
          </w:sdt>
        </w:p>
      </w:sdtContent>
    </w:sdt>
    <w:p w:rsidR="00000000" w:rsidDel="00000000" w:rsidP="00000000" w:rsidRDefault="00000000" w:rsidRPr="00000000" w14:paraId="0000010F">
      <w:pPr>
        <w:numPr>
          <w:ilvl w:val="0"/>
          <w:numId w:val="2"/>
        </w:numPr>
        <w:ind w:left="720" w:hanging="360"/>
        <w:rPr>
          <w:rFonts w:ascii="Arial" w:cs="Arial" w:eastAsia="Arial" w:hAnsi="Arial"/>
          <w:color w:val="000000"/>
        </w:rPr>
      </w:pPr>
      <w:sdt>
        <w:sdtPr>
          <w:tag w:val="goog_rdk_25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Not 18 years old at input service start date</w:t>
          </w:r>
        </w:sdtContent>
      </w:sdt>
    </w:p>
    <w:p w:rsidR="00000000" w:rsidDel="00000000" w:rsidP="00000000" w:rsidRDefault="00000000" w:rsidRPr="00000000" w14:paraId="00000110">
      <w:pPr>
        <w:numPr>
          <w:ilvl w:val="0"/>
          <w:numId w:val="2"/>
        </w:numPr>
        <w:ind w:left="720" w:hanging="360"/>
        <w:rPr>
          <w:rFonts w:ascii="Arial" w:cs="Arial" w:eastAsia="Arial" w:hAnsi="Arial"/>
          <w:color w:val="000000"/>
        </w:rPr>
      </w:pPr>
      <w:sdt>
        <w:sdtPr>
          <w:tag w:val="goog_rdk_25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Input service end date is before service start date</w:t>
          </w:r>
        </w:sdtContent>
      </w:sdt>
    </w:p>
    <w:sdt>
      <w:sdtPr>
        <w:tag w:val="goog_rdk_253"/>
      </w:sdtPr>
      <w:sdtContent>
        <w:p w:rsidR="00000000" w:rsidDel="00000000" w:rsidP="00000000" w:rsidRDefault="00000000" w:rsidRPr="00000000" w14:paraId="00000111">
          <w:pPr>
            <w:rPr>
              <w:rFonts w:ascii="Arial" w:cs="Arial" w:eastAsia="Arial" w:hAnsi="Arial"/>
              <w:rPrChange w:author="Heather Justice" w:id="9" w:date="2024-09-23T20:39:01Z">
                <w:rPr>
                  <w:rFonts w:ascii="Arial" w:cs="Arial" w:eastAsia="Arial" w:hAnsi="Arial"/>
                </w:rPr>
              </w:rPrChange>
            </w:rPr>
          </w:pPr>
          <w:sdt>
            <w:sdtPr>
              <w:tag w:val="goog_rdk_252"/>
            </w:sdtPr>
            <w:sdtContent>
              <w:r w:rsidDel="00000000" w:rsidR="00000000" w:rsidRPr="00000000">
                <w:rPr>
                  <w:rtl w:val="0"/>
                </w:rPr>
              </w:r>
            </w:sdtContent>
          </w:sdt>
        </w:p>
      </w:sdtContent>
    </w:sdt>
    <w:sdt>
      <w:sdtPr>
        <w:tag w:val="goog_rdk_255"/>
      </w:sdtPr>
      <w:sdtContent>
        <w:p w:rsidR="00000000" w:rsidDel="00000000" w:rsidP="00000000" w:rsidRDefault="00000000" w:rsidRPr="00000000" w14:paraId="00000112">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796997" cy="5549069"/>
                <wp:effectExtent b="0" l="0" r="0" t="0"/>
                <wp:docPr id="354" name="image64.png"/>
                <a:graphic>
                  <a:graphicData uri="http://schemas.openxmlformats.org/drawingml/2006/picture">
                    <pic:pic>
                      <pic:nvPicPr>
                        <pic:cNvPr id="0" name="image64.png"/>
                        <pic:cNvPicPr preferRelativeResize="0"/>
                      </pic:nvPicPr>
                      <pic:blipFill>
                        <a:blip r:embed="rId43"/>
                        <a:srcRect b="0" l="0" r="0" t="0"/>
                        <a:stretch>
                          <a:fillRect/>
                        </a:stretch>
                      </pic:blipFill>
                      <pic:spPr>
                        <a:xfrm>
                          <a:off x="0" y="0"/>
                          <a:ext cx="4796997" cy="5549069"/>
                        </a:xfrm>
                        <a:prstGeom prst="rect"/>
                        <a:ln/>
                      </pic:spPr>
                    </pic:pic>
                  </a:graphicData>
                </a:graphic>
              </wp:inline>
            </w:drawing>
          </w:r>
          <w:sdt>
            <w:sdtPr>
              <w:tag w:val="goog_rdk_254"/>
            </w:sdtPr>
            <w:sdtContent>
              <w:r w:rsidDel="00000000" w:rsidR="00000000" w:rsidRPr="00000000">
                <w:rPr>
                  <w:rtl w:val="0"/>
                </w:rPr>
              </w:r>
            </w:sdtContent>
          </w:sdt>
        </w:p>
      </w:sdtContent>
    </w:sdt>
    <w:sdt>
      <w:sdtPr>
        <w:tag w:val="goog_rdk_257"/>
      </w:sdtPr>
      <w:sdtContent>
        <w:p w:rsidR="00000000" w:rsidDel="00000000" w:rsidP="00000000" w:rsidRDefault="00000000" w:rsidRPr="00000000" w14:paraId="00000113">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1v1yuxt" w:id="38"/>
          <w:bookmarkEnd w:id="38"/>
          <w:r w:rsidDel="00000000" w:rsidR="00000000" w:rsidRPr="00000000">
            <w:br w:type="page"/>
          </w:r>
          <w:sdt>
            <w:sdtPr>
              <w:tag w:val="goog_rdk_256"/>
            </w:sdtPr>
            <w:sdtContent>
              <w:r w:rsidDel="00000000" w:rsidR="00000000" w:rsidRPr="00000000">
                <w:rPr>
                  <w:rtl w:val="0"/>
                </w:rPr>
              </w:r>
            </w:sdtContent>
          </w:sdt>
        </w:p>
      </w:sdtContent>
    </w:sdt>
    <w:bookmarkStart w:colFirst="0" w:colLast="0" w:name="bookmark=id.4f1mdlm" w:id="39"/>
    <w:bookmarkEnd w:id="39"/>
    <w:sdt>
      <w:sdtPr>
        <w:tag w:val="goog_rdk_259"/>
      </w:sdtPr>
      <w:sdtContent>
        <w:p w:rsidR="00000000" w:rsidDel="00000000" w:rsidP="00000000" w:rsidRDefault="00000000" w:rsidRPr="00000000" w14:paraId="00000114">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2u6wntf" w:id="40"/>
          <w:bookmarkEnd w:id="40"/>
          <w:sdt>
            <w:sdtPr>
              <w:tag w:val="goog_rdk_25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Military service page 2: Service history</w:t>
              </w:r>
            </w:sdtContent>
          </w:sdt>
        </w:p>
      </w:sdtContent>
    </w:sdt>
    <w:sdt>
      <w:sdtPr>
        <w:tag w:val="goog_rdk_261"/>
      </w:sdtPr>
      <w:sdtContent>
        <w:p w:rsidR="00000000" w:rsidDel="00000000" w:rsidP="00000000" w:rsidRDefault="00000000" w:rsidRPr="00000000" w14:paraId="00000115">
          <w:pPr>
            <w:rPr>
              <w:rFonts w:ascii="Arial" w:cs="Arial" w:eastAsia="Arial" w:hAnsi="Arial"/>
              <w:rPrChange w:author="Heather Justice" w:id="9" w:date="2024-09-23T20:39:01Z">
                <w:rPr>
                  <w:rFonts w:ascii="Arial" w:cs="Arial" w:eastAsia="Arial" w:hAnsi="Arial"/>
                  <w:color w:val="000000"/>
                </w:rPr>
              </w:rPrChange>
            </w:rPr>
          </w:pPr>
          <w:sdt>
            <w:sdtPr>
              <w:tag w:val="goog_rdk_260"/>
            </w:sdtPr>
            <w:sdtContent>
              <w:r w:rsidDel="00000000" w:rsidR="00000000" w:rsidRPr="00000000">
                <w:rPr>
                  <w:rtl w:val="0"/>
                </w:rPr>
              </w:r>
            </w:sdtContent>
          </w:sdt>
        </w:p>
      </w:sdtContent>
    </w:sdt>
    <w:sdt>
      <w:sdtPr>
        <w:tag w:val="goog_rdk_263"/>
      </w:sdtPr>
      <w:sdtContent>
        <w:p w:rsidR="00000000" w:rsidDel="00000000" w:rsidP="00000000" w:rsidRDefault="00000000" w:rsidRPr="00000000" w14:paraId="00000116">
          <w:pPr>
            <w:rPr>
              <w:rFonts w:ascii="Arial" w:cs="Arial" w:eastAsia="Arial" w:hAnsi="Arial"/>
              <w:rPrChange w:author="Heather Justice" w:id="9" w:date="2024-09-23T20:39:01Z">
                <w:rPr>
                  <w:rFonts w:ascii="Arial" w:cs="Arial" w:eastAsia="Arial" w:hAnsi="Arial"/>
                  <w:color w:val="000000"/>
                </w:rPr>
              </w:rPrChange>
            </w:rPr>
          </w:pPr>
          <w:sdt>
            <w:sdtPr>
              <w:tag w:val="goog_rdk_26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user may select one or more options. This is optional.</w:t>
              </w:r>
            </w:sdtContent>
          </w:sdt>
        </w:p>
      </w:sdtContent>
    </w:sdt>
    <w:sdt>
      <w:sdtPr>
        <w:tag w:val="goog_rdk_265"/>
      </w:sdtPr>
      <w:sdtContent>
        <w:p w:rsidR="00000000" w:rsidDel="00000000" w:rsidP="00000000" w:rsidRDefault="00000000" w:rsidRPr="00000000" w14:paraId="00000117">
          <w:pPr>
            <w:rPr>
              <w:rFonts w:ascii="Arial" w:cs="Arial" w:eastAsia="Arial" w:hAnsi="Arial"/>
              <w:rPrChange w:author="Heather Justice" w:id="9" w:date="2024-09-23T20:39:01Z">
                <w:rPr>
                  <w:rFonts w:ascii="Arial" w:cs="Arial" w:eastAsia="Arial" w:hAnsi="Arial"/>
                </w:rPr>
              </w:rPrChange>
            </w:rPr>
          </w:pPr>
          <w:sdt>
            <w:sdtPr>
              <w:tag w:val="goog_rdk_264"/>
            </w:sdtPr>
            <w:sdtContent>
              <w:r w:rsidDel="00000000" w:rsidR="00000000" w:rsidRPr="00000000">
                <w:rPr>
                  <w:rtl w:val="0"/>
                </w:rPr>
              </w:r>
            </w:sdtContent>
          </w:sdt>
        </w:p>
      </w:sdtContent>
    </w:sdt>
    <w:sdt>
      <w:sdtPr>
        <w:tag w:val="goog_rdk_267"/>
      </w:sdtPr>
      <w:sdtContent>
        <w:p w:rsidR="00000000" w:rsidDel="00000000" w:rsidP="00000000" w:rsidRDefault="00000000" w:rsidRPr="00000000" w14:paraId="00000118">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733925" cy="5010150"/>
                <wp:effectExtent b="0" l="0" r="0" t="0"/>
                <wp:docPr id="355"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4733925" cy="5010150"/>
                        </a:xfrm>
                        <a:prstGeom prst="rect"/>
                        <a:ln/>
                      </pic:spPr>
                    </pic:pic>
                  </a:graphicData>
                </a:graphic>
              </wp:inline>
            </w:drawing>
          </w:r>
          <w:sdt>
            <w:sdtPr>
              <w:tag w:val="goog_rdk_266"/>
            </w:sdtPr>
            <w:sdtContent>
              <w:r w:rsidDel="00000000" w:rsidR="00000000" w:rsidRPr="00000000">
                <w:rPr>
                  <w:rtl w:val="0"/>
                </w:rPr>
              </w:r>
            </w:sdtContent>
          </w:sdt>
        </w:p>
      </w:sdtContent>
    </w:sdt>
    <w:sdt>
      <w:sdtPr>
        <w:tag w:val="goog_rdk_269"/>
      </w:sdtPr>
      <w:sdtContent>
        <w:p w:rsidR="00000000" w:rsidDel="00000000" w:rsidP="00000000" w:rsidRDefault="00000000" w:rsidRPr="00000000" w14:paraId="00000119">
          <w:pPr>
            <w:rPr>
              <w:rFonts w:ascii="Arial" w:cs="Arial" w:eastAsia="Arial" w:hAnsi="Arial"/>
              <w:rPrChange w:author="Heather Justice" w:id="9" w:date="2024-09-23T20:39:01Z">
                <w:rPr>
                  <w:rFonts w:ascii="Arial" w:cs="Arial" w:eastAsia="Arial" w:hAnsi="Arial"/>
                </w:rPr>
              </w:rPrChange>
            </w:rPr>
          </w:pPr>
          <w:sdt>
            <w:sdtPr>
              <w:tag w:val="goog_rdk_268"/>
            </w:sdtPr>
            <w:sdtContent>
              <w:r w:rsidDel="00000000" w:rsidR="00000000" w:rsidRPr="00000000">
                <w:rPr>
                  <w:rtl w:val="0"/>
                </w:rPr>
              </w:r>
            </w:sdtContent>
          </w:sdt>
        </w:p>
      </w:sdtContent>
    </w:sdt>
    <w:bookmarkStart w:colFirst="0" w:colLast="0" w:name="bookmark=id.19c6y18" w:id="41"/>
    <w:bookmarkEnd w:id="41"/>
    <w:sdt>
      <w:sdtPr>
        <w:tag w:val="goog_rdk_271"/>
      </w:sdtPr>
      <w:sdtContent>
        <w:p w:rsidR="00000000" w:rsidDel="00000000" w:rsidP="00000000" w:rsidRDefault="00000000" w:rsidRPr="00000000" w14:paraId="0000011A">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3tbugp1" w:id="42"/>
          <w:bookmarkEnd w:id="42"/>
          <w:sdt>
            <w:sdtPr>
              <w:tag w:val="goog_rdk_27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Military service page 3: Toxic exposure</w:t>
              </w:r>
            </w:sdtContent>
          </w:sdt>
        </w:p>
      </w:sdtContent>
    </w:sdt>
    <w:sdt>
      <w:sdtPr>
        <w:tag w:val="goog_rdk_273"/>
      </w:sdtPr>
      <w:sdtContent>
        <w:p w:rsidR="00000000" w:rsidDel="00000000" w:rsidP="00000000" w:rsidRDefault="00000000" w:rsidRPr="00000000" w14:paraId="0000011B">
          <w:pPr>
            <w:rPr>
              <w:rFonts w:ascii="Arial" w:cs="Arial" w:eastAsia="Arial" w:hAnsi="Arial"/>
              <w:rPrChange w:author="Heather Justice" w:id="9" w:date="2024-09-23T20:39:01Z">
                <w:rPr>
                  <w:rFonts w:ascii="Arial" w:cs="Arial" w:eastAsia="Arial" w:hAnsi="Arial"/>
                </w:rPr>
              </w:rPrChange>
            </w:rPr>
          </w:pPr>
          <w:sdt>
            <w:sdtPr>
              <w:tag w:val="goog_rdk_272"/>
            </w:sdtPr>
            <w:sdtContent>
              <w:r w:rsidDel="00000000" w:rsidR="00000000" w:rsidRPr="00000000">
                <w:rPr>
                  <w:rtl w:val="0"/>
                </w:rPr>
              </w:r>
            </w:sdtContent>
          </w:sdt>
        </w:p>
      </w:sdtContent>
    </w:sdt>
    <w:sdt>
      <w:sdtPr>
        <w:tag w:val="goog_rdk_276"/>
      </w:sdtPr>
      <w:sdtContent>
        <w:p w:rsidR="00000000" w:rsidDel="00000000" w:rsidP="00000000" w:rsidRDefault="00000000" w:rsidRPr="00000000" w14:paraId="0000011C">
          <w:pPr>
            <w:rPr>
              <w:rFonts w:ascii="Arial" w:cs="Arial" w:eastAsia="Arial" w:hAnsi="Arial"/>
              <w:rPrChange w:author="Heather Justice" w:id="9" w:date="2024-09-23T20:39:01Z">
                <w:rPr>
                  <w:rFonts w:ascii="Arial" w:cs="Arial" w:eastAsia="Arial" w:hAnsi="Arial"/>
                </w:rPr>
              </w:rPrChange>
            </w:rPr>
          </w:pPr>
          <w:sdt>
            <w:sdtPr>
              <w:tag w:val="goog_rdk_274"/>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This page explains toxic exposure and provides resources users might want to access to learn more. A user can choose whether or not to answer questions regarding military service history and any toxic exposure (or potential toxic exposure). The following questions will ask about specific locations, operations, and toxins where the Veteran may have been exposed.</w:t>
              </w:r>
            </w:sdtContent>
          </w:sdt>
          <w:r w:rsidDel="00000000" w:rsidR="00000000" w:rsidRPr="00000000">
            <w:br w:type="page"/>
          </w:r>
          <w:sdt>
            <w:sdtPr>
              <w:tag w:val="goog_rdk_275"/>
            </w:sdtPr>
            <w:sdtContent>
              <w:r w:rsidDel="00000000" w:rsidR="00000000" w:rsidRPr="00000000">
                <w:rPr>
                  <w:rtl w:val="0"/>
                </w:rPr>
              </w:r>
            </w:sdtContent>
          </w:sdt>
        </w:p>
      </w:sdtContent>
    </w:sdt>
    <w:sdt>
      <w:sdtPr>
        <w:tag w:val="goog_rdk_278"/>
      </w:sdtPr>
      <w:sdtContent>
        <w:p w:rsidR="00000000" w:rsidDel="00000000" w:rsidP="00000000" w:rsidRDefault="00000000" w:rsidRPr="00000000" w14:paraId="0000011D">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000625" cy="5305425"/>
                <wp:effectExtent b="0" l="0" r="0" t="0"/>
                <wp:docPr id="356" name="image61.png"/>
                <a:graphic>
                  <a:graphicData uri="http://schemas.openxmlformats.org/drawingml/2006/picture">
                    <pic:pic>
                      <pic:nvPicPr>
                        <pic:cNvPr id="0" name="image61.png"/>
                        <pic:cNvPicPr preferRelativeResize="0"/>
                      </pic:nvPicPr>
                      <pic:blipFill>
                        <a:blip r:embed="rId45"/>
                        <a:srcRect b="0" l="0" r="0" t="0"/>
                        <a:stretch>
                          <a:fillRect/>
                        </a:stretch>
                      </pic:blipFill>
                      <pic:spPr>
                        <a:xfrm>
                          <a:off x="0" y="0"/>
                          <a:ext cx="5000625" cy="5305425"/>
                        </a:xfrm>
                        <a:prstGeom prst="rect"/>
                        <a:ln/>
                      </pic:spPr>
                    </pic:pic>
                  </a:graphicData>
                </a:graphic>
              </wp:inline>
            </w:drawing>
          </w:r>
          <w:r w:rsidDel="00000000" w:rsidR="00000000" w:rsidRPr="00000000">
            <w:br w:type="page"/>
          </w:r>
          <w:sdt>
            <w:sdtPr>
              <w:tag w:val="goog_rdk_277"/>
            </w:sdtPr>
            <w:sdtContent>
              <w:r w:rsidDel="00000000" w:rsidR="00000000" w:rsidRPr="00000000">
                <w:rPr>
                  <w:rtl w:val="0"/>
                </w:rPr>
              </w:r>
            </w:sdtContent>
          </w:sdt>
        </w:p>
      </w:sdtContent>
    </w:sdt>
    <w:sdt>
      <w:sdtPr>
        <w:tag w:val="goog_rdk_280"/>
      </w:sdtPr>
      <w:sdtContent>
        <w:p w:rsidR="00000000" w:rsidDel="00000000" w:rsidP="00000000" w:rsidRDefault="00000000" w:rsidRPr="00000000" w14:paraId="0000011E">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3910013" cy="8142601"/>
                <wp:effectExtent b="0" l="0" r="0" t="0"/>
                <wp:docPr id="304" name="image5.png"/>
                <a:graphic>
                  <a:graphicData uri="http://schemas.openxmlformats.org/drawingml/2006/picture">
                    <pic:pic>
                      <pic:nvPicPr>
                        <pic:cNvPr id="0" name="image5.png"/>
                        <pic:cNvPicPr preferRelativeResize="0"/>
                      </pic:nvPicPr>
                      <pic:blipFill>
                        <a:blip r:embed="rId46"/>
                        <a:srcRect b="2215" l="3896" r="5194" t="776"/>
                        <a:stretch>
                          <a:fillRect/>
                        </a:stretch>
                      </pic:blipFill>
                      <pic:spPr>
                        <a:xfrm>
                          <a:off x="0" y="0"/>
                          <a:ext cx="3910013" cy="8142601"/>
                        </a:xfrm>
                        <a:prstGeom prst="rect"/>
                        <a:ln/>
                      </pic:spPr>
                    </pic:pic>
                  </a:graphicData>
                </a:graphic>
              </wp:inline>
            </w:drawing>
          </w:r>
          <w:r w:rsidDel="00000000" w:rsidR="00000000" w:rsidRPr="00000000">
            <w:br w:type="page"/>
          </w:r>
          <w:sdt>
            <w:sdtPr>
              <w:tag w:val="goog_rdk_279"/>
            </w:sdtPr>
            <w:sdtContent>
              <w:r w:rsidDel="00000000" w:rsidR="00000000" w:rsidRPr="00000000">
                <w:rPr>
                  <w:rtl w:val="0"/>
                </w:rPr>
              </w:r>
            </w:sdtContent>
          </w:sdt>
        </w:p>
      </w:sdtContent>
    </w:sdt>
    <w:bookmarkStart w:colFirst="0" w:colLast="0" w:name="bookmark=id.ok1p1w71y4it" w:id="43"/>
    <w:bookmarkEnd w:id="43"/>
    <w:sdt>
      <w:sdtPr>
        <w:tag w:val="goog_rdk_282"/>
      </w:sdtPr>
      <w:sdtContent>
        <w:p w:rsidR="00000000" w:rsidDel="00000000" w:rsidP="00000000" w:rsidRDefault="00000000" w:rsidRPr="00000000" w14:paraId="0000011F">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28h4qwu" w:id="44"/>
          <w:bookmarkEnd w:id="44"/>
          <w:sdt>
            <w:sdtPr>
              <w:tag w:val="goog_rdk_28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Military service page 4: Cleanup or response efforts</w:t>
              </w:r>
            </w:sdtContent>
          </w:sdt>
        </w:p>
      </w:sdtContent>
    </w:sdt>
    <w:sdt>
      <w:sdtPr>
        <w:tag w:val="goog_rdk_284"/>
      </w:sdtPr>
      <w:sdtContent>
        <w:p w:rsidR="00000000" w:rsidDel="00000000" w:rsidP="00000000" w:rsidRDefault="00000000" w:rsidRPr="00000000" w14:paraId="00000120">
          <w:pPr>
            <w:rPr>
              <w:rFonts w:ascii="Arial" w:cs="Arial" w:eastAsia="Arial" w:hAnsi="Arial"/>
              <w:rPrChange w:author="Heather Justice" w:id="9" w:date="2024-09-23T20:39:01Z">
                <w:rPr>
                  <w:rFonts w:ascii="Arial" w:cs="Arial" w:eastAsia="Arial" w:hAnsi="Arial"/>
                </w:rPr>
              </w:rPrChange>
            </w:rPr>
          </w:pPr>
          <w:sdt>
            <w:sdtPr>
              <w:tag w:val="goog_rdk_283"/>
            </w:sdtPr>
            <w:sdtContent>
              <w:r w:rsidDel="00000000" w:rsidR="00000000" w:rsidRPr="00000000">
                <w:rPr>
                  <w:rtl w:val="0"/>
                </w:rPr>
              </w:r>
            </w:sdtContent>
          </w:sdt>
        </w:p>
      </w:sdtContent>
    </w:sdt>
    <w:sdt>
      <w:sdtPr>
        <w:tag w:val="goog_rdk_286"/>
      </w:sdtPr>
      <w:sdtContent>
        <w:p w:rsidR="00000000" w:rsidDel="00000000" w:rsidP="00000000" w:rsidRDefault="00000000" w:rsidRPr="00000000" w14:paraId="00000121">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838700" cy="4324350"/>
                <wp:effectExtent b="0" l="0" r="0" t="0"/>
                <wp:docPr id="305"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4838700" cy="4324350"/>
                        </a:xfrm>
                        <a:prstGeom prst="rect"/>
                        <a:ln/>
                      </pic:spPr>
                    </pic:pic>
                  </a:graphicData>
                </a:graphic>
              </wp:inline>
            </w:drawing>
          </w:r>
          <w:sdt>
            <w:sdtPr>
              <w:tag w:val="goog_rdk_285"/>
            </w:sdtPr>
            <w:sdtContent>
              <w:r w:rsidDel="00000000" w:rsidR="00000000" w:rsidRPr="00000000">
                <w:rPr>
                  <w:rtl w:val="0"/>
                </w:rPr>
              </w:r>
            </w:sdtContent>
          </w:sdt>
        </w:p>
      </w:sdtContent>
    </w:sdt>
    <w:sdt>
      <w:sdtPr>
        <w:tag w:val="goog_rdk_288"/>
      </w:sdtPr>
      <w:sdtContent>
        <w:p w:rsidR="00000000" w:rsidDel="00000000" w:rsidP="00000000" w:rsidRDefault="00000000" w:rsidRPr="00000000" w14:paraId="00000122">
          <w:pPr>
            <w:rPr>
              <w:rFonts w:ascii="Arial" w:cs="Arial" w:eastAsia="Arial" w:hAnsi="Arial"/>
              <w:rPrChange w:author="Heather Justice" w:id="9" w:date="2024-09-23T20:39:01Z">
                <w:rPr>
                  <w:rFonts w:ascii="Arial" w:cs="Arial" w:eastAsia="Arial" w:hAnsi="Arial"/>
                </w:rPr>
              </w:rPrChange>
            </w:rPr>
          </w:pPr>
          <w:sdt>
            <w:sdtPr>
              <w:tag w:val="goog_rdk_287"/>
            </w:sdtPr>
            <w:sdtContent>
              <w:r w:rsidDel="00000000" w:rsidR="00000000" w:rsidRPr="00000000">
                <w:rPr>
                  <w:rtl w:val="0"/>
                </w:rPr>
              </w:r>
            </w:sdtContent>
          </w:sdt>
        </w:p>
      </w:sdtContent>
    </w:sdt>
    <w:bookmarkStart w:colFirst="0" w:colLast="0" w:name="bookmark=id.s6ggk5uunjca" w:id="45"/>
    <w:bookmarkEnd w:id="45"/>
    <w:sdt>
      <w:sdtPr>
        <w:tag w:val="goog_rdk_291"/>
      </w:sdtPr>
      <w:sdtContent>
        <w:p w:rsidR="00000000" w:rsidDel="00000000" w:rsidP="00000000" w:rsidRDefault="00000000" w:rsidRPr="00000000" w14:paraId="00000123">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sdt>
            <w:sdtPr>
              <w:tag w:val="goog_rdk_289"/>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w:t>
              </w:r>
            </w:sdtContent>
          </w:sdt>
          <w:bookmarkStart w:colFirst="0" w:colLast="0" w:name="bookmark=id.4iur9bpe9n8n" w:id="46"/>
          <w:bookmarkEnd w:id="46"/>
          <w:sdt>
            <w:sdtPr>
              <w:tag w:val="goog_rdk_290"/>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ilitary service page 5: Service in Gulf War locations</w:t>
              </w:r>
            </w:sdtContent>
          </w:sdt>
        </w:p>
      </w:sdtContent>
    </w:sdt>
    <w:sdt>
      <w:sdtPr>
        <w:tag w:val="goog_rdk_293"/>
      </w:sdtPr>
      <w:sdtContent>
        <w:p w:rsidR="00000000" w:rsidDel="00000000" w:rsidP="00000000" w:rsidRDefault="00000000" w:rsidRPr="00000000" w14:paraId="00000124">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br w:type="page"/>
          </w:r>
          <w:sdt>
            <w:sdtPr>
              <w:tag w:val="goog_rdk_292"/>
            </w:sdtPr>
            <w:sdtContent>
              <w:r w:rsidDel="00000000" w:rsidR="00000000" w:rsidRPr="00000000">
                <w:rPr>
                  <w:rtl w:val="0"/>
                </w:rPr>
              </w:r>
            </w:sdtContent>
          </w:sdt>
        </w:p>
      </w:sdtContent>
    </w:sdt>
    <w:sdt>
      <w:sdtPr>
        <w:tag w:val="goog_rdk_295"/>
      </w:sdtPr>
      <w:sdtContent>
        <w:p w:rsidR="00000000" w:rsidDel="00000000" w:rsidP="00000000" w:rsidRDefault="00000000" w:rsidRPr="00000000" w14:paraId="00000125">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2899257" cy="8158163"/>
                <wp:effectExtent b="0" l="0" r="0" t="0"/>
                <wp:docPr id="306" name="image10.png"/>
                <a:graphic>
                  <a:graphicData uri="http://schemas.openxmlformats.org/drawingml/2006/picture">
                    <pic:pic>
                      <pic:nvPicPr>
                        <pic:cNvPr id="0" name="image10.png"/>
                        <pic:cNvPicPr preferRelativeResize="0"/>
                      </pic:nvPicPr>
                      <pic:blipFill>
                        <a:blip r:embed="rId48"/>
                        <a:srcRect b="1422" l="1578" r="14999" t="984"/>
                        <a:stretch>
                          <a:fillRect/>
                        </a:stretch>
                      </pic:blipFill>
                      <pic:spPr>
                        <a:xfrm>
                          <a:off x="0" y="0"/>
                          <a:ext cx="2899257" cy="8158163"/>
                        </a:xfrm>
                        <a:prstGeom prst="rect"/>
                        <a:ln/>
                      </pic:spPr>
                    </pic:pic>
                  </a:graphicData>
                </a:graphic>
              </wp:inline>
            </w:drawing>
          </w:r>
          <w:r w:rsidDel="00000000" w:rsidR="00000000" w:rsidRPr="00000000">
            <w:br w:type="page"/>
          </w:r>
          <w:sdt>
            <w:sdtPr>
              <w:tag w:val="goog_rdk_294"/>
            </w:sdtPr>
            <w:sdtContent>
              <w:r w:rsidDel="00000000" w:rsidR="00000000" w:rsidRPr="00000000">
                <w:rPr>
                  <w:rtl w:val="0"/>
                </w:rPr>
              </w:r>
            </w:sdtContent>
          </w:sdt>
        </w:p>
      </w:sdtContent>
    </w:sdt>
    <w:bookmarkStart w:colFirst="0" w:colLast="0" w:name="bookmark=id.iwdjppr6ceuk" w:id="47"/>
    <w:bookmarkEnd w:id="47"/>
    <w:sdt>
      <w:sdtPr>
        <w:tag w:val="goog_rdk_298"/>
      </w:sdtPr>
      <w:sdtContent>
        <w:p w:rsidR="00000000" w:rsidDel="00000000" w:rsidP="00000000" w:rsidRDefault="00000000" w:rsidRPr="00000000" w14:paraId="00000126">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hyperlink r:id="rId49">
            <w:sdt>
              <w:sdtPr>
                <w:tag w:val="goog_rdk_296"/>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Military service page 6: </w:t>
                </w:r>
              </w:sdtContent>
            </w:sdt>
          </w:hyperlink>
          <w:sdt>
            <w:sdtPr>
              <w:tag w:val="goog_rdk_297"/>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Service dates for Gulf War locations</w:t>
              </w:r>
            </w:sdtContent>
          </w:sdt>
        </w:p>
      </w:sdtContent>
    </w:sdt>
    <w:sdt>
      <w:sdtPr>
        <w:tag w:val="goog_rdk_300"/>
      </w:sdtPr>
      <w:sdtContent>
        <w:p w:rsidR="00000000" w:rsidDel="00000000" w:rsidP="00000000" w:rsidRDefault="00000000" w:rsidRPr="00000000" w14:paraId="00000127">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sdt>
            <w:sdtPr>
              <w:tag w:val="goog_rdk_299"/>
            </w:sdtPr>
            <w:sdtContent>
              <w:r w:rsidDel="00000000" w:rsidR="00000000" w:rsidRPr="00000000">
                <w:rPr>
                  <w:rtl w:val="0"/>
                </w:rPr>
              </w:r>
            </w:sdtContent>
          </w:sdt>
        </w:p>
      </w:sdtContent>
    </w:sdt>
    <w:sdt>
      <w:sdtPr>
        <w:tag w:val="goog_rdk_302"/>
      </w:sdtPr>
      <w:sdtContent>
        <w:p w:rsidR="00000000" w:rsidDel="00000000" w:rsidP="00000000" w:rsidRDefault="00000000" w:rsidRPr="00000000" w14:paraId="00000128">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sdt>
            <w:sdtPr>
              <w:tag w:val="goog_rdk_301"/>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These date fields are optional. If known, a user can provide a month and year or a date range. If the user does not know or does not want to estimate a date or range, they can leave these optional fields blank and continue to the next page.</w:t>
              </w:r>
            </w:sdtContent>
          </w:sdt>
        </w:p>
      </w:sdtContent>
    </w:sdt>
    <w:sdt>
      <w:sdtPr>
        <w:tag w:val="goog_rdk_304"/>
      </w:sdtPr>
      <w:sdtContent>
        <w:p w:rsidR="00000000" w:rsidDel="00000000" w:rsidP="00000000" w:rsidRDefault="00000000" w:rsidRPr="00000000" w14:paraId="00000129">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sdt>
            <w:sdtPr>
              <w:tag w:val="goog_rdk_303"/>
            </w:sdtPr>
            <w:sdtContent>
              <w:r w:rsidDel="00000000" w:rsidR="00000000" w:rsidRPr="00000000">
                <w:rPr>
                  <w:rtl w:val="0"/>
                </w:rPr>
              </w:r>
            </w:sdtContent>
          </w:sdt>
        </w:p>
      </w:sdtContent>
    </w:sdt>
    <w:sdt>
      <w:sdtPr>
        <w:tag w:val="goog_rdk_306"/>
      </w:sdtPr>
      <w:sdtContent>
        <w:p w:rsidR="00000000" w:rsidDel="00000000" w:rsidP="00000000" w:rsidRDefault="00000000" w:rsidRPr="00000000" w14:paraId="0000012A">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524375" cy="5381625"/>
                <wp:effectExtent b="0" l="0" r="0" t="0"/>
                <wp:docPr id="307"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4524375" cy="5381625"/>
                        </a:xfrm>
                        <a:prstGeom prst="rect"/>
                        <a:ln/>
                      </pic:spPr>
                    </pic:pic>
                  </a:graphicData>
                </a:graphic>
              </wp:inline>
            </w:drawing>
          </w:r>
          <w:sdt>
            <w:sdtPr>
              <w:tag w:val="goog_rdk_305"/>
            </w:sdtPr>
            <w:sdtContent>
              <w:r w:rsidDel="00000000" w:rsidR="00000000" w:rsidRPr="00000000">
                <w:rPr>
                  <w:rtl w:val="0"/>
                </w:rPr>
              </w:r>
            </w:sdtContent>
          </w:sdt>
        </w:p>
      </w:sdtContent>
    </w:sdt>
    <w:sdt>
      <w:sdtPr>
        <w:tag w:val="goog_rdk_308"/>
      </w:sdtPr>
      <w:sdtContent>
        <w:p w:rsidR="00000000" w:rsidDel="00000000" w:rsidP="00000000" w:rsidRDefault="00000000" w:rsidRPr="00000000" w14:paraId="0000012B">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br w:type="page"/>
          </w:r>
          <w:sdt>
            <w:sdtPr>
              <w:tag w:val="goog_rdk_307"/>
            </w:sdtPr>
            <w:sdtContent>
              <w:r w:rsidDel="00000000" w:rsidR="00000000" w:rsidRPr="00000000">
                <w:rPr>
                  <w:rtl w:val="0"/>
                </w:rPr>
              </w:r>
            </w:sdtContent>
          </w:sdt>
        </w:p>
      </w:sdtContent>
    </w:sdt>
    <w:bookmarkStart w:colFirst="0" w:colLast="0" w:name="bookmark=id.kaimv9jnd51r" w:id="48"/>
    <w:bookmarkEnd w:id="48"/>
    <w:sdt>
      <w:sdtPr>
        <w:tag w:val="goog_rdk_311"/>
      </w:sdtPr>
      <w:sdtContent>
        <w:p w:rsidR="00000000" w:rsidDel="00000000" w:rsidP="00000000" w:rsidRDefault="00000000" w:rsidRPr="00000000" w14:paraId="0000012C">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hyperlink r:id="rId51">
            <w:sdt>
              <w:sdtPr>
                <w:tag w:val="goog_rdk_309"/>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Military service page 7: </w:t>
                </w:r>
              </w:sdtContent>
            </w:sdt>
          </w:hyperlink>
          <w:sdt>
            <w:sdtPr>
              <w:tag w:val="goog_rdk_310"/>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Operations</w:t>
              </w:r>
            </w:sdtContent>
          </w:sdt>
        </w:p>
      </w:sdtContent>
    </w:sdt>
    <w:sdt>
      <w:sdtPr>
        <w:tag w:val="goog_rdk_313"/>
      </w:sdtPr>
      <w:sdtContent>
        <w:p w:rsidR="00000000" w:rsidDel="00000000" w:rsidP="00000000" w:rsidRDefault="00000000" w:rsidRPr="00000000" w14:paraId="0000012D">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sdt>
            <w:sdtPr>
              <w:tag w:val="goog_rdk_312"/>
            </w:sdtPr>
            <w:sdtContent>
              <w:r w:rsidDel="00000000" w:rsidR="00000000" w:rsidRPr="00000000">
                <w:rPr>
                  <w:rtl w:val="0"/>
                </w:rPr>
              </w:r>
            </w:sdtContent>
          </w:sdt>
        </w:p>
      </w:sdtContent>
    </w:sdt>
    <w:sdt>
      <w:sdtPr>
        <w:tag w:val="goog_rdk_315"/>
      </w:sdtPr>
      <w:sdtContent>
        <w:p w:rsidR="00000000" w:rsidDel="00000000" w:rsidP="00000000" w:rsidRDefault="00000000" w:rsidRPr="00000000" w14:paraId="0000012E">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067175" cy="4733925"/>
                <wp:effectExtent b="0" l="0" r="0" t="0"/>
                <wp:docPr id="309"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4067175" cy="4733925"/>
                        </a:xfrm>
                        <a:prstGeom prst="rect"/>
                        <a:ln/>
                      </pic:spPr>
                    </pic:pic>
                  </a:graphicData>
                </a:graphic>
              </wp:inline>
            </w:drawing>
          </w:r>
          <w:sdt>
            <w:sdtPr>
              <w:tag w:val="goog_rdk_314"/>
            </w:sdtPr>
            <w:sdtContent>
              <w:r w:rsidDel="00000000" w:rsidR="00000000" w:rsidRPr="00000000">
                <w:rPr>
                  <w:rtl w:val="0"/>
                </w:rPr>
              </w:r>
            </w:sdtContent>
          </w:sdt>
        </w:p>
      </w:sdtContent>
    </w:sdt>
    <w:sdt>
      <w:sdtPr>
        <w:tag w:val="goog_rdk_317"/>
      </w:sdtPr>
      <w:sdtContent>
        <w:p w:rsidR="00000000" w:rsidDel="00000000" w:rsidP="00000000" w:rsidRDefault="00000000" w:rsidRPr="00000000" w14:paraId="0000012F">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sdt>
            <w:sdtPr>
              <w:tag w:val="goog_rdk_316"/>
            </w:sdtPr>
            <w:sdtContent>
              <w:r w:rsidDel="00000000" w:rsidR="00000000" w:rsidRPr="00000000">
                <w:rPr>
                  <w:rtl w:val="0"/>
                </w:rPr>
              </w:r>
            </w:sdtContent>
          </w:sdt>
        </w:p>
      </w:sdtContent>
    </w:sdt>
    <w:sdt>
      <w:sdtPr>
        <w:tag w:val="goog_rdk_319"/>
      </w:sdtPr>
      <w:sdtContent>
        <w:p w:rsidR="00000000" w:rsidDel="00000000" w:rsidP="00000000" w:rsidRDefault="00000000" w:rsidRPr="00000000" w14:paraId="00000130">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br w:type="page"/>
          </w:r>
          <w:sdt>
            <w:sdtPr>
              <w:tag w:val="goog_rdk_318"/>
            </w:sdtPr>
            <w:sdtContent>
              <w:r w:rsidDel="00000000" w:rsidR="00000000" w:rsidRPr="00000000">
                <w:rPr>
                  <w:rtl w:val="0"/>
                </w:rPr>
              </w:r>
            </w:sdtContent>
          </w:sdt>
        </w:p>
      </w:sdtContent>
    </w:sdt>
    <w:bookmarkStart w:colFirst="0" w:colLast="0" w:name="bookmark=id.66m69qdritd9" w:id="49"/>
    <w:bookmarkEnd w:id="49"/>
    <w:sdt>
      <w:sdtPr>
        <w:tag w:val="goog_rdk_322"/>
      </w:sdtPr>
      <w:sdtContent>
        <w:p w:rsidR="00000000" w:rsidDel="00000000" w:rsidP="00000000" w:rsidRDefault="00000000" w:rsidRPr="00000000" w14:paraId="00000131">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hyperlink r:id="rId53">
            <w:sdt>
              <w:sdtPr>
                <w:tag w:val="goog_rdk_320"/>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Military service page 8: </w:t>
                </w:r>
              </w:sdtContent>
            </w:sdt>
          </w:hyperlink>
          <w:sdt>
            <w:sdtPr>
              <w:tag w:val="goog_rdk_321"/>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Agent Orange locations</w:t>
              </w:r>
            </w:sdtContent>
          </w:sdt>
        </w:p>
      </w:sdtContent>
    </w:sdt>
    <w:sdt>
      <w:sdtPr>
        <w:tag w:val="goog_rdk_324"/>
      </w:sdtPr>
      <w:sdtContent>
        <w:p w:rsidR="00000000" w:rsidDel="00000000" w:rsidP="00000000" w:rsidRDefault="00000000" w:rsidRPr="00000000" w14:paraId="00000132">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sdt>
            <w:sdtPr>
              <w:tag w:val="goog_rdk_323"/>
            </w:sdtPr>
            <w:sdtContent>
              <w:r w:rsidDel="00000000" w:rsidR="00000000" w:rsidRPr="00000000">
                <w:rPr>
                  <w:rtl w:val="0"/>
                </w:rPr>
              </w:r>
            </w:sdtContent>
          </w:sdt>
        </w:p>
      </w:sdtContent>
    </w:sdt>
    <w:sdt>
      <w:sdtPr>
        <w:tag w:val="goog_rdk_326"/>
      </w:sdtPr>
      <w:sdtContent>
        <w:p w:rsidR="00000000" w:rsidDel="00000000" w:rsidP="00000000" w:rsidRDefault="00000000" w:rsidRPr="00000000" w14:paraId="00000133">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391025" cy="5686425"/>
                <wp:effectExtent b="0" l="0" r="0" t="0"/>
                <wp:docPr id="310"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4391025" cy="5686425"/>
                        </a:xfrm>
                        <a:prstGeom prst="rect"/>
                        <a:ln/>
                      </pic:spPr>
                    </pic:pic>
                  </a:graphicData>
                </a:graphic>
              </wp:inline>
            </w:drawing>
          </w:r>
          <w:sdt>
            <w:sdtPr>
              <w:tag w:val="goog_rdk_325"/>
            </w:sdtPr>
            <w:sdtContent>
              <w:r w:rsidDel="00000000" w:rsidR="00000000" w:rsidRPr="00000000">
                <w:rPr>
                  <w:rtl w:val="0"/>
                </w:rPr>
              </w:r>
            </w:sdtContent>
          </w:sdt>
        </w:p>
      </w:sdtContent>
    </w:sdt>
    <w:sdt>
      <w:sdtPr>
        <w:tag w:val="goog_rdk_328"/>
      </w:sdtPr>
      <w:sdtContent>
        <w:p w:rsidR="00000000" w:rsidDel="00000000" w:rsidP="00000000" w:rsidRDefault="00000000" w:rsidRPr="00000000" w14:paraId="00000134">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sdt>
            <w:sdtPr>
              <w:tag w:val="goog_rdk_327"/>
            </w:sdtPr>
            <w:sdtContent>
              <w:r w:rsidDel="00000000" w:rsidR="00000000" w:rsidRPr="00000000">
                <w:rPr>
                  <w:rtl w:val="0"/>
                </w:rPr>
              </w:r>
            </w:sdtContent>
          </w:sdt>
        </w:p>
      </w:sdtContent>
    </w:sdt>
    <w:sdt>
      <w:sdtPr>
        <w:tag w:val="goog_rdk_330"/>
      </w:sdtPr>
      <w:sdtContent>
        <w:p w:rsidR="00000000" w:rsidDel="00000000" w:rsidP="00000000" w:rsidRDefault="00000000" w:rsidRPr="00000000" w14:paraId="00000135">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br w:type="page"/>
          </w:r>
          <w:sdt>
            <w:sdtPr>
              <w:tag w:val="goog_rdk_329"/>
            </w:sdtPr>
            <w:sdtContent>
              <w:r w:rsidDel="00000000" w:rsidR="00000000" w:rsidRPr="00000000">
                <w:rPr>
                  <w:rtl w:val="0"/>
                </w:rPr>
              </w:r>
            </w:sdtContent>
          </w:sdt>
        </w:p>
      </w:sdtContent>
    </w:sdt>
    <w:bookmarkStart w:colFirst="0" w:colLast="0" w:name="bookmark=id.5n6u51hgzvzo" w:id="50"/>
    <w:bookmarkEnd w:id="50"/>
    <w:sdt>
      <w:sdtPr>
        <w:tag w:val="goog_rdk_333"/>
      </w:sdtPr>
      <w:sdtContent>
        <w:p w:rsidR="00000000" w:rsidDel="00000000" w:rsidP="00000000" w:rsidRDefault="00000000" w:rsidRPr="00000000" w14:paraId="00000136">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hyperlink r:id="rId55">
            <w:sdt>
              <w:sdtPr>
                <w:tag w:val="goog_rdk_331"/>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Military service page 9: </w:t>
                </w:r>
              </w:sdtContent>
            </w:sdt>
          </w:hyperlink>
          <w:sdt>
            <w:sdtPr>
              <w:tag w:val="goog_rdk_332"/>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Other toxic exposures</w:t>
              </w:r>
            </w:sdtContent>
          </w:sdt>
        </w:p>
      </w:sdtContent>
    </w:sdt>
    <w:sdt>
      <w:sdtPr>
        <w:tag w:val="goog_rdk_335"/>
      </w:sdtPr>
      <w:sdtContent>
        <w:p w:rsidR="00000000" w:rsidDel="00000000" w:rsidP="00000000" w:rsidRDefault="00000000" w:rsidRPr="00000000" w14:paraId="00000137">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sdt>
            <w:sdtPr>
              <w:tag w:val="goog_rdk_334"/>
            </w:sdtPr>
            <w:sdtContent>
              <w:r w:rsidDel="00000000" w:rsidR="00000000" w:rsidRPr="00000000">
                <w:rPr>
                  <w:rtl w:val="0"/>
                </w:rPr>
              </w:r>
            </w:sdtContent>
          </w:sdt>
        </w:p>
      </w:sdtContent>
    </w:sdt>
    <w:sdt>
      <w:sdtPr>
        <w:tag w:val="goog_rdk_337"/>
      </w:sdtPr>
      <w:sdtContent>
        <w:p w:rsidR="00000000" w:rsidDel="00000000" w:rsidP="00000000" w:rsidRDefault="00000000" w:rsidRPr="00000000" w14:paraId="00000138">
          <w:pPr>
            <w:tabs>
              <w:tab w:val="right" w:leader="none" w:pos="9360"/>
            </w:tabs>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237571" cy="7272338"/>
                <wp:effectExtent b="0" l="0" r="0" t="0"/>
                <wp:docPr id="311" name="image18.png"/>
                <a:graphic>
                  <a:graphicData uri="http://schemas.openxmlformats.org/drawingml/2006/picture">
                    <pic:pic>
                      <pic:nvPicPr>
                        <pic:cNvPr id="0" name="image18.png"/>
                        <pic:cNvPicPr preferRelativeResize="0"/>
                      </pic:nvPicPr>
                      <pic:blipFill>
                        <a:blip r:embed="rId56"/>
                        <a:srcRect b="0" l="3550" r="6114" t="1627"/>
                        <a:stretch>
                          <a:fillRect/>
                        </a:stretch>
                      </pic:blipFill>
                      <pic:spPr>
                        <a:xfrm>
                          <a:off x="0" y="0"/>
                          <a:ext cx="4237571" cy="7272338"/>
                        </a:xfrm>
                        <a:prstGeom prst="rect"/>
                        <a:ln/>
                      </pic:spPr>
                    </pic:pic>
                  </a:graphicData>
                </a:graphic>
              </wp:inline>
            </w:drawing>
          </w:r>
          <w:r w:rsidDel="00000000" w:rsidR="00000000" w:rsidRPr="00000000">
            <w:br w:type="page"/>
          </w:r>
          <w:sdt>
            <w:sdtPr>
              <w:tag w:val="goog_rdk_336"/>
            </w:sdtPr>
            <w:sdtContent>
              <w:r w:rsidDel="00000000" w:rsidR="00000000" w:rsidRPr="00000000">
                <w:rPr>
                  <w:rtl w:val="0"/>
                </w:rPr>
              </w:r>
            </w:sdtContent>
          </w:sdt>
        </w:p>
      </w:sdtContent>
    </w:sdt>
    <w:bookmarkStart w:colFirst="0" w:colLast="0" w:name="bookmark=id.uqdn4de7zwha" w:id="51"/>
    <w:bookmarkEnd w:id="51"/>
    <w:sdt>
      <w:sdtPr>
        <w:tag w:val="goog_rdk_340"/>
      </w:sdtPr>
      <w:sdtContent>
        <w:p w:rsidR="00000000" w:rsidDel="00000000" w:rsidP="00000000" w:rsidRDefault="00000000" w:rsidRPr="00000000" w14:paraId="00000139">
          <w:pPr>
            <w:spacing w:before="60" w:lineRule="auto"/>
            <w:rPr>
              <w:rFonts w:ascii="Arial" w:cs="Arial" w:eastAsia="Arial" w:hAnsi="Arial"/>
              <w:rPrChange w:author="Heather Justice" w:id="9" w:date="2024-09-23T20:39:01Z">
                <w:rPr>
                  <w:rFonts w:ascii="Arial" w:cs="Arial" w:eastAsia="Arial" w:hAnsi="Arial"/>
                </w:rPr>
              </w:rPrChange>
            </w:rPr>
          </w:pPr>
          <w:hyperlink r:id="rId57">
            <w:sdt>
              <w:sdtPr>
                <w:tag w:val="goog_rdk_338"/>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Military service page 10: Other toxic</w:t>
                </w:r>
              </w:sdtContent>
            </w:sdt>
          </w:hyperlink>
          <w:sdt>
            <w:sdtPr>
              <w:tag w:val="goog_rdk_339"/>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 exposure</w:t>
              </w:r>
            </w:sdtContent>
          </w:sdt>
        </w:p>
      </w:sdtContent>
    </w:sdt>
    <w:sdt>
      <w:sdtPr>
        <w:tag w:val="goog_rdk_342"/>
      </w:sdtPr>
      <w:sdtContent>
        <w:p w:rsidR="00000000" w:rsidDel="00000000" w:rsidP="00000000" w:rsidRDefault="00000000" w:rsidRPr="00000000" w14:paraId="0000013A">
          <w:pPr>
            <w:spacing w:before="60" w:lineRule="auto"/>
            <w:rPr>
              <w:rFonts w:ascii="Arial" w:cs="Arial" w:eastAsia="Arial" w:hAnsi="Arial"/>
              <w:rPrChange w:author="Heather Justice" w:id="9" w:date="2024-09-23T20:39:01Z">
                <w:rPr>
                  <w:rFonts w:ascii="Arial" w:cs="Arial" w:eastAsia="Arial" w:hAnsi="Arial"/>
                </w:rPr>
              </w:rPrChange>
            </w:rPr>
          </w:pPr>
          <w:sdt>
            <w:sdtPr>
              <w:tag w:val="goog_rdk_341"/>
            </w:sdtPr>
            <w:sdtContent>
              <w:r w:rsidDel="00000000" w:rsidR="00000000" w:rsidRPr="00000000">
                <w:rPr>
                  <w:rtl w:val="0"/>
                </w:rPr>
              </w:r>
            </w:sdtContent>
          </w:sdt>
        </w:p>
      </w:sdtContent>
    </w:sdt>
    <w:sdt>
      <w:sdtPr>
        <w:tag w:val="goog_rdk_344"/>
      </w:sdtPr>
      <w:sdtContent>
        <w:p w:rsidR="00000000" w:rsidDel="00000000" w:rsidP="00000000" w:rsidRDefault="00000000" w:rsidRPr="00000000" w14:paraId="0000013B">
          <w:pPr>
            <w:spacing w:before="60" w:lineRule="auto"/>
            <w:rPr>
              <w:rFonts w:ascii="Arial" w:cs="Arial" w:eastAsia="Arial" w:hAnsi="Arial"/>
              <w:rPrChange w:author="Heather Justice" w:id="9" w:date="2024-09-23T20:39:01Z">
                <w:rPr>
                  <w:rFonts w:ascii="Arial" w:cs="Arial" w:eastAsia="Arial" w:hAnsi="Arial"/>
                </w:rPr>
              </w:rPrChange>
            </w:rPr>
          </w:pPr>
          <w:sdt>
            <w:sdtPr>
              <w:tag w:val="goog_rdk_343"/>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If the user selects “Other toxins or hazards not listed here” from the previous question, they will be asked to list the toxin(s) to which they may have been exposed.</w:t>
              </w:r>
            </w:sdtContent>
          </w:sdt>
        </w:p>
      </w:sdtContent>
    </w:sdt>
    <w:sdt>
      <w:sdtPr>
        <w:tag w:val="goog_rdk_346"/>
      </w:sdtPr>
      <w:sdtContent>
        <w:p w:rsidR="00000000" w:rsidDel="00000000" w:rsidP="00000000" w:rsidRDefault="00000000" w:rsidRPr="00000000" w14:paraId="0000013C">
          <w:pPr>
            <w:spacing w:before="60" w:lineRule="auto"/>
            <w:rPr>
              <w:rFonts w:ascii="Arial" w:cs="Arial" w:eastAsia="Arial" w:hAnsi="Arial"/>
              <w:rPrChange w:author="Heather Justice" w:id="9" w:date="2024-09-23T20:39:01Z">
                <w:rPr>
                  <w:rFonts w:ascii="Arial" w:cs="Arial" w:eastAsia="Arial" w:hAnsi="Arial"/>
                </w:rPr>
              </w:rPrChange>
            </w:rPr>
          </w:pPr>
          <w:sdt>
            <w:sdtPr>
              <w:tag w:val="goog_rdk_345"/>
            </w:sdtPr>
            <w:sdtContent>
              <w:r w:rsidDel="00000000" w:rsidR="00000000" w:rsidRPr="00000000">
                <w:rPr>
                  <w:rtl w:val="0"/>
                </w:rPr>
              </w:r>
            </w:sdtContent>
          </w:sdt>
        </w:p>
      </w:sdtContent>
    </w:sdt>
    <w:sdt>
      <w:sdtPr>
        <w:tag w:val="goog_rdk_348"/>
      </w:sdtPr>
      <w:sdtContent>
        <w:p w:rsidR="00000000" w:rsidDel="00000000" w:rsidP="00000000" w:rsidRDefault="00000000" w:rsidRPr="00000000" w14:paraId="0000013D">
          <w:pPr>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914900" cy="4143375"/>
                <wp:effectExtent b="0" l="0" r="0" t="0"/>
                <wp:docPr id="312"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4914900" cy="4143375"/>
                        </a:xfrm>
                        <a:prstGeom prst="rect"/>
                        <a:ln/>
                      </pic:spPr>
                    </pic:pic>
                  </a:graphicData>
                </a:graphic>
              </wp:inline>
            </w:drawing>
          </w:r>
          <w:sdt>
            <w:sdtPr>
              <w:tag w:val="goog_rdk_347"/>
            </w:sdtPr>
            <w:sdtContent>
              <w:r w:rsidDel="00000000" w:rsidR="00000000" w:rsidRPr="00000000">
                <w:rPr>
                  <w:rtl w:val="0"/>
                </w:rPr>
              </w:r>
            </w:sdtContent>
          </w:sdt>
        </w:p>
      </w:sdtContent>
    </w:sdt>
    <w:sdt>
      <w:sdtPr>
        <w:tag w:val="goog_rdk_350"/>
      </w:sdtPr>
      <w:sdtContent>
        <w:p w:rsidR="00000000" w:rsidDel="00000000" w:rsidP="00000000" w:rsidRDefault="00000000" w:rsidRPr="00000000" w14:paraId="0000013E">
          <w:pPr>
            <w:spacing w:before="60" w:lineRule="auto"/>
            <w:rPr>
              <w:rFonts w:ascii="Arial" w:cs="Arial" w:eastAsia="Arial" w:hAnsi="Arial"/>
              <w:rPrChange w:author="Heather Justice" w:id="9" w:date="2024-09-23T20:39:01Z">
                <w:rPr>
                  <w:rFonts w:ascii="Arial" w:cs="Arial" w:eastAsia="Arial" w:hAnsi="Arial"/>
                </w:rPr>
              </w:rPrChange>
            </w:rPr>
          </w:pPr>
          <w:sdt>
            <w:sdtPr>
              <w:tag w:val="goog_rdk_349"/>
            </w:sdtPr>
            <w:sdtContent>
              <w:r w:rsidDel="00000000" w:rsidR="00000000" w:rsidRPr="00000000">
                <w:rPr>
                  <w:rtl w:val="0"/>
                </w:rPr>
              </w:r>
            </w:sdtContent>
          </w:sdt>
        </w:p>
      </w:sdtContent>
    </w:sdt>
    <w:bookmarkStart w:colFirst="0" w:colLast="0" w:name="bookmark=id.28d5e03436iz" w:id="52"/>
    <w:bookmarkEnd w:id="52"/>
    <w:sdt>
      <w:sdtPr>
        <w:tag w:val="goog_rdk_353"/>
      </w:sdtPr>
      <w:sdtContent>
        <w:p w:rsidR="00000000" w:rsidDel="00000000" w:rsidP="00000000" w:rsidRDefault="00000000" w:rsidRPr="00000000" w14:paraId="0000013F">
          <w:pPr>
            <w:spacing w:before="60" w:lineRule="auto"/>
            <w:rPr>
              <w:rFonts w:ascii="Arial" w:cs="Arial" w:eastAsia="Arial" w:hAnsi="Arial"/>
              <w:rPrChange w:author="Heather Justice" w:id="9" w:date="2024-09-23T20:39:01Z">
                <w:rPr>
                  <w:rFonts w:ascii="Arial" w:cs="Arial" w:eastAsia="Arial" w:hAnsi="Arial"/>
                </w:rPr>
              </w:rPrChange>
            </w:rPr>
          </w:pPr>
          <w:hyperlink r:id="rId59">
            <w:sdt>
              <w:sdtPr>
                <w:tag w:val="goog_rdk_351"/>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Military service page 11: Dates of </w:t>
                </w:r>
              </w:sdtContent>
            </w:sdt>
          </w:hyperlink>
          <w:sdt>
            <w:sdtPr>
              <w:tag w:val="goog_rdk_352"/>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exposure</w:t>
              </w:r>
            </w:sdtContent>
          </w:sdt>
        </w:p>
      </w:sdtContent>
    </w:sdt>
    <w:sdt>
      <w:sdtPr>
        <w:tag w:val="goog_rdk_355"/>
      </w:sdtPr>
      <w:sdtContent>
        <w:p w:rsidR="00000000" w:rsidDel="00000000" w:rsidP="00000000" w:rsidRDefault="00000000" w:rsidRPr="00000000" w14:paraId="00000140">
          <w:pPr>
            <w:spacing w:before="60" w:lineRule="auto"/>
            <w:rPr>
              <w:rFonts w:ascii="Arial" w:cs="Arial" w:eastAsia="Arial" w:hAnsi="Arial"/>
              <w:rPrChange w:author="Heather Justice" w:id="9" w:date="2024-09-23T20:39:01Z">
                <w:rPr>
                  <w:rFonts w:ascii="Arial" w:cs="Arial" w:eastAsia="Arial" w:hAnsi="Arial"/>
                </w:rPr>
              </w:rPrChange>
            </w:rPr>
          </w:pPr>
          <w:sdt>
            <w:sdtPr>
              <w:tag w:val="goog_rdk_354"/>
            </w:sdtPr>
            <w:sdtContent>
              <w:r w:rsidDel="00000000" w:rsidR="00000000" w:rsidRPr="00000000">
                <w:rPr>
                  <w:rtl w:val="0"/>
                </w:rPr>
              </w:r>
            </w:sdtContent>
          </w:sdt>
        </w:p>
      </w:sdtContent>
    </w:sdt>
    <w:sdt>
      <w:sdtPr>
        <w:tag w:val="goog_rdk_357"/>
      </w:sdtPr>
      <w:sdtContent>
        <w:p w:rsidR="00000000" w:rsidDel="00000000" w:rsidP="00000000" w:rsidRDefault="00000000" w:rsidRPr="00000000" w14:paraId="00000141">
          <w:pPr>
            <w:spacing w:before="60" w:lineRule="auto"/>
            <w:rPr>
              <w:rFonts w:ascii="Arial" w:cs="Arial" w:eastAsia="Arial" w:hAnsi="Arial"/>
              <w:rPrChange w:author="Heather Justice" w:id="9" w:date="2024-09-23T20:39:01Z">
                <w:rPr>
                  <w:rFonts w:ascii="Arial" w:cs="Arial" w:eastAsia="Arial" w:hAnsi="Arial"/>
                </w:rPr>
              </w:rPrChange>
            </w:rPr>
          </w:pPr>
          <w:sdt>
            <w:sdtPr>
              <w:tag w:val="goog_rdk_356"/>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These date fields are optional. If the user knows a month and year or a date range, they can provide this information. If the user does not know or does not want to estimate a date or range, they can leave these optional fields blank and continue to the next page.</w:t>
              </w:r>
            </w:sdtContent>
          </w:sdt>
        </w:p>
      </w:sdtContent>
    </w:sdt>
    <w:sdt>
      <w:sdtPr>
        <w:tag w:val="goog_rdk_359"/>
      </w:sdtPr>
      <w:sdtContent>
        <w:p w:rsidR="00000000" w:rsidDel="00000000" w:rsidP="00000000" w:rsidRDefault="00000000" w:rsidRPr="00000000" w14:paraId="00000142">
          <w:pPr>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br w:type="page"/>
          </w:r>
          <w:sdt>
            <w:sdtPr>
              <w:tag w:val="goog_rdk_358"/>
            </w:sdtPr>
            <w:sdtContent>
              <w:r w:rsidDel="00000000" w:rsidR="00000000" w:rsidRPr="00000000">
                <w:rPr>
                  <w:rtl w:val="0"/>
                </w:rPr>
              </w:r>
            </w:sdtContent>
          </w:sdt>
        </w:p>
      </w:sdtContent>
    </w:sdt>
    <w:sdt>
      <w:sdtPr>
        <w:tag w:val="goog_rdk_361"/>
      </w:sdtPr>
      <w:sdtContent>
        <w:p w:rsidR="00000000" w:rsidDel="00000000" w:rsidP="00000000" w:rsidRDefault="00000000" w:rsidRPr="00000000" w14:paraId="00000143">
          <w:pPr>
            <w:spacing w:before="60" w:lineRule="auto"/>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695825" cy="5381625"/>
                <wp:effectExtent b="0" l="0" r="0" t="0"/>
                <wp:docPr id="313"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4695825" cy="5381625"/>
                        </a:xfrm>
                        <a:prstGeom prst="rect"/>
                        <a:ln/>
                      </pic:spPr>
                    </pic:pic>
                  </a:graphicData>
                </a:graphic>
              </wp:inline>
            </w:drawing>
          </w:r>
          <w:sdt>
            <w:sdtPr>
              <w:tag w:val="goog_rdk_360"/>
            </w:sdtPr>
            <w:sdtContent>
              <w:r w:rsidDel="00000000" w:rsidR="00000000" w:rsidRPr="00000000">
                <w:rPr>
                  <w:rtl w:val="0"/>
                </w:rPr>
              </w:r>
            </w:sdtContent>
          </w:sdt>
        </w:p>
      </w:sdtContent>
    </w:sdt>
    <w:sdt>
      <w:sdtPr>
        <w:tag w:val="goog_rdk_363"/>
      </w:sdtPr>
      <w:sdtContent>
        <w:p w:rsidR="00000000" w:rsidDel="00000000" w:rsidP="00000000" w:rsidRDefault="00000000" w:rsidRPr="00000000" w14:paraId="00000144">
          <w:pPr>
            <w:spacing w:before="60" w:lineRule="auto"/>
            <w:rPr>
              <w:rFonts w:ascii="Arial" w:cs="Arial" w:eastAsia="Arial" w:hAnsi="Arial"/>
              <w:rPrChange w:author="Heather Justice" w:id="9" w:date="2024-09-23T20:39:01Z">
                <w:rPr>
                  <w:rFonts w:ascii="Arial" w:cs="Arial" w:eastAsia="Arial" w:hAnsi="Arial"/>
                </w:rPr>
              </w:rPrChange>
            </w:rPr>
          </w:pPr>
          <w:sdt>
            <w:sdtPr>
              <w:tag w:val="goog_rdk_362"/>
            </w:sdtPr>
            <w:sdtContent>
              <w:r w:rsidDel="00000000" w:rsidR="00000000" w:rsidRPr="00000000">
                <w:rPr>
                  <w:rtl w:val="0"/>
                </w:rPr>
              </w:r>
            </w:sdtContent>
          </w:sdt>
        </w:p>
      </w:sdtContent>
    </w:sdt>
    <w:bookmarkStart w:colFirst="0" w:colLast="0" w:name="bookmark=id.nmf14n" w:id="53"/>
    <w:bookmarkEnd w:id="53"/>
    <w:sdt>
      <w:sdtPr>
        <w:tag w:val="goog_rdk_365"/>
      </w:sdtPr>
      <w:sdtContent>
        <w:p w:rsidR="00000000" w:rsidDel="00000000" w:rsidP="00000000" w:rsidRDefault="00000000" w:rsidRPr="00000000" w14:paraId="00000145">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37m2jsg" w:id="54"/>
          <w:bookmarkEnd w:id="54"/>
          <w:sdt>
            <w:sdtPr>
              <w:tag w:val="goog_rdk_36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Military service page 12: Upload discharge papers</w:t>
              </w:r>
            </w:sdtContent>
          </w:sdt>
        </w:p>
      </w:sdtContent>
    </w:sdt>
    <w:sdt>
      <w:sdtPr>
        <w:tag w:val="goog_rdk_367"/>
      </w:sdtPr>
      <w:sdtContent>
        <w:p w:rsidR="00000000" w:rsidDel="00000000" w:rsidP="00000000" w:rsidRDefault="00000000" w:rsidRPr="00000000" w14:paraId="00000146">
          <w:pPr>
            <w:rPr>
              <w:rFonts w:ascii="Arial" w:cs="Arial" w:eastAsia="Arial" w:hAnsi="Arial"/>
              <w:rPrChange w:author="Heather Justice" w:id="9" w:date="2024-09-23T20:39:01Z">
                <w:rPr>
                  <w:rFonts w:ascii="Arial" w:cs="Arial" w:eastAsia="Arial" w:hAnsi="Arial"/>
                  <w:color w:val="000000"/>
                </w:rPr>
              </w:rPrChange>
            </w:rPr>
          </w:pPr>
          <w:sdt>
            <w:sdtPr>
              <w:tag w:val="goog_rdk_366"/>
            </w:sdtPr>
            <w:sdtContent>
              <w:r w:rsidDel="00000000" w:rsidR="00000000" w:rsidRPr="00000000">
                <w:rPr>
                  <w:rtl w:val="0"/>
                </w:rPr>
              </w:r>
            </w:sdtContent>
          </w:sdt>
        </w:p>
      </w:sdtContent>
    </w:sdt>
    <w:sdt>
      <w:sdtPr>
        <w:tag w:val="goog_rdk_378"/>
      </w:sdtPr>
      <w:sdtContent>
        <w:p w:rsidR="00000000" w:rsidDel="00000000" w:rsidP="00000000" w:rsidRDefault="00000000" w:rsidRPr="00000000" w14:paraId="00000147">
          <w:pPr>
            <w:rPr>
              <w:rFonts w:ascii="Arial" w:cs="Arial" w:eastAsia="Arial" w:hAnsi="Arial"/>
              <w:rPrChange w:author="Heather Justice" w:id="9" w:date="2024-09-23T20:39:01Z">
                <w:rPr>
                  <w:rFonts w:ascii="Arial" w:cs="Arial" w:eastAsia="Arial" w:hAnsi="Arial"/>
                </w:rPr>
              </w:rPrChange>
            </w:rPr>
          </w:pPr>
          <w:sdt>
            <w:sdtPr>
              <w:tag w:val="goog_rdk_36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A user verified in MVI or ESR will not see this page. Users </w:t>
              </w:r>
            </w:sdtContent>
          </w:sdt>
          <w:sdt>
            <w:sdtPr>
              <w:tag w:val="goog_rdk_369"/>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who have not been</w:t>
              </w:r>
            </w:sdtContent>
          </w:sdt>
          <w:sdt>
            <w:sdtPr>
              <w:tag w:val="goog_rdk_37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verified in these systems </w:t>
              </w:r>
            </w:sdtContent>
          </w:sdt>
          <w:sdt>
            <w:sdtPr>
              <w:tag w:val="goog_rdk_371"/>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must</w:t>
              </w:r>
            </w:sdtContent>
          </w:sdt>
          <w:sdt>
            <w:sdtPr>
              <w:tag w:val="goog_rdk_37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upload their DD214 or other discharge documents to help </w:t>
              </w:r>
            </w:sdtContent>
          </w:sdt>
          <w:sdt>
            <w:sdtPr>
              <w:tag w:val="goog_rdk_373"/>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confirm</w:t>
              </w:r>
            </w:sdtContent>
          </w:sdt>
          <w:sdt>
            <w:sdtPr>
              <w:tag w:val="goog_rdk_37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their service. If the Veteran needs to request any of these documents, they can do so here: </w:t>
              </w:r>
            </w:sdtContent>
          </w:sdt>
          <w:hyperlink r:id="rId61">
            <w:sdt>
              <w:sdtPr>
                <w:tag w:val="goog_rdk_37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u w:val="single"/>
                      </w:rPr>
                    </w:rPrChange>
                  </w:rPr>
                  <w:t xml:space="preserve">https://www.va.gov/records/get-military-service-records/</w:t>
                </w:r>
              </w:sdtContent>
            </w:sdt>
          </w:hyperlink>
          <w:sdt>
            <w:sdtPr>
              <w:tag w:val="goog_rdk_376"/>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w:t>
              </w:r>
            </w:sdtContent>
          </w:sdt>
          <w:sdt>
            <w:sdtPr>
              <w:tag w:val="goog_rdk_377"/>
            </w:sdtPr>
            <w:sdtContent>
              <w:r w:rsidDel="00000000" w:rsidR="00000000" w:rsidRPr="00000000">
                <w:rPr>
                  <w:rtl w:val="0"/>
                </w:rPr>
              </w:r>
            </w:sdtContent>
          </w:sdt>
        </w:p>
      </w:sdtContent>
    </w:sdt>
    <w:sdt>
      <w:sdtPr>
        <w:tag w:val="goog_rdk_380"/>
      </w:sdtPr>
      <w:sdtContent>
        <w:p w:rsidR="00000000" w:rsidDel="00000000" w:rsidP="00000000" w:rsidRDefault="00000000" w:rsidRPr="00000000" w14:paraId="00000148">
          <w:pPr>
            <w:rPr>
              <w:rFonts w:ascii="Arial" w:cs="Arial" w:eastAsia="Arial" w:hAnsi="Arial"/>
              <w:rPrChange w:author="Heather Justice" w:id="9" w:date="2024-09-23T20:39:01Z">
                <w:rPr>
                  <w:rFonts w:ascii="Arial" w:cs="Arial" w:eastAsia="Arial" w:hAnsi="Arial"/>
                </w:rPr>
              </w:rPrChange>
            </w:rPr>
          </w:pPr>
          <w:r w:rsidDel="00000000" w:rsidR="00000000" w:rsidRPr="00000000">
            <w:br w:type="page"/>
          </w:r>
          <w:sdt>
            <w:sdtPr>
              <w:tag w:val="goog_rdk_379"/>
            </w:sdtPr>
            <w:sdtContent>
              <w:r w:rsidDel="00000000" w:rsidR="00000000" w:rsidRPr="00000000">
                <w:rPr>
                  <w:rtl w:val="0"/>
                </w:rPr>
              </w:r>
            </w:sdtContent>
          </w:sdt>
        </w:p>
      </w:sdtContent>
    </w:sdt>
    <w:sdt>
      <w:sdtPr>
        <w:tag w:val="goog_rdk_382"/>
      </w:sdtPr>
      <w:sdtContent>
        <w:p w:rsidR="00000000" w:rsidDel="00000000" w:rsidP="00000000" w:rsidRDefault="00000000" w:rsidRPr="00000000" w14:paraId="00000149">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color w:val="000000"/>
                </w:rPr>
              </w:rPrChange>
            </w:rPr>
            <w:drawing>
              <wp:inline distB="114300" distT="114300" distL="114300" distR="114300">
                <wp:extent cx="5019675" cy="6315075"/>
                <wp:effectExtent b="0" l="0" r="0" t="0"/>
                <wp:docPr id="314"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019675" cy="6315075"/>
                        </a:xfrm>
                        <a:prstGeom prst="rect"/>
                        <a:ln/>
                      </pic:spPr>
                    </pic:pic>
                  </a:graphicData>
                </a:graphic>
              </wp:inline>
            </w:drawing>
          </w:r>
          <w:r w:rsidDel="00000000" w:rsidR="00000000" w:rsidRPr="00000000">
            <w:br w:type="page"/>
          </w:r>
          <w:sdt>
            <w:sdtPr>
              <w:tag w:val="goog_rdk_381"/>
            </w:sdtPr>
            <w:sdtContent>
              <w:r w:rsidDel="00000000" w:rsidR="00000000" w:rsidRPr="00000000">
                <w:rPr>
                  <w:rtl w:val="0"/>
                </w:rPr>
              </w:r>
            </w:sdtContent>
          </w:sdt>
        </w:p>
      </w:sdtContent>
    </w:sdt>
    <w:sdt>
      <w:sdtPr>
        <w:tag w:val="goog_rdk_384"/>
      </w:sdtPr>
      <w:sdtContent>
        <w:p w:rsidR="00000000" w:rsidDel="00000000" w:rsidP="00000000" w:rsidRDefault="00000000" w:rsidRPr="00000000" w14:paraId="0000014A">
          <w:pPr>
            <w:pStyle w:val="Heading2"/>
            <w:rPr>
              <w:rFonts w:ascii="Arial" w:cs="Arial" w:eastAsia="Arial" w:hAnsi="Arial"/>
              <w:rPrChange w:author="Heather Justice" w:id="9" w:date="2024-09-23T20:39:01Z">
                <w:rPr>
                  <w:rFonts w:ascii="Arial" w:cs="Arial" w:eastAsia="Arial" w:hAnsi="Arial"/>
                  <w:color w:val="000000"/>
                  <w:sz w:val="28"/>
                  <w:szCs w:val="28"/>
                </w:rPr>
              </w:rPrChange>
            </w:rPr>
          </w:pPr>
          <w:bookmarkStart w:colFirst="0" w:colLast="0" w:name="_heading=h.1mrcu09" w:id="55"/>
          <w:bookmarkEnd w:id="55"/>
          <w:sdt>
            <w:sdtPr>
              <w:tag w:val="goog_rdk_38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8"/>
                      <w:szCs w:val="28"/>
                    </w:rPr>
                  </w:rPrChange>
                </w:rPr>
                <w:t xml:space="preserve">Household Information</w:t>
              </w:r>
            </w:sdtContent>
          </w:sdt>
        </w:p>
      </w:sdtContent>
    </w:sdt>
    <w:sdt>
      <w:sdtPr>
        <w:tag w:val="goog_rdk_386"/>
      </w:sdtPr>
      <w:sdtContent>
        <w:p w:rsidR="00000000" w:rsidDel="00000000" w:rsidP="00000000" w:rsidRDefault="00000000" w:rsidRPr="00000000" w14:paraId="0000014B">
          <w:pPr>
            <w:pStyle w:val="Heading3"/>
            <w:rPr>
              <w:rFonts w:ascii="Arial" w:cs="Arial" w:eastAsia="Arial" w:hAnsi="Arial"/>
              <w:rPrChange w:author="Heather Justice" w:id="9" w:date="2024-09-23T20:39:01Z">
                <w:rPr>
                  <w:rFonts w:ascii="Arial" w:cs="Arial" w:eastAsia="Arial" w:hAnsi="Arial"/>
                  <w:color w:val="000000"/>
                  <w:sz w:val="28"/>
                  <w:szCs w:val="28"/>
                </w:rPr>
              </w:rPrChange>
            </w:rPr>
          </w:pPr>
          <w:bookmarkStart w:colFirst="0" w:colLast="0" w:name="_heading=h.46r0co2" w:id="56"/>
          <w:bookmarkEnd w:id="56"/>
          <w:sdt>
            <w:sdtPr>
              <w:tag w:val="goog_rdk_385"/>
            </w:sdtPr>
            <w:sdtContent>
              <w:r w:rsidDel="00000000" w:rsidR="00000000" w:rsidRPr="00000000">
                <w:rPr>
                  <w:rtl w:val="0"/>
                </w:rPr>
              </w:r>
            </w:sdtContent>
          </w:sdt>
        </w:p>
      </w:sdtContent>
    </w:sdt>
    <w:sdt>
      <w:sdtPr>
        <w:tag w:val="goog_rdk_388"/>
      </w:sdtPr>
      <w:sdtContent>
        <w:p w:rsidR="00000000" w:rsidDel="00000000" w:rsidP="00000000" w:rsidRDefault="00000000" w:rsidRPr="00000000" w14:paraId="0000014C">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2lwamvv" w:id="57"/>
          <w:bookmarkEnd w:id="57"/>
          <w:sdt>
            <w:sdtPr>
              <w:tag w:val="goog_rdk_38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1: Household financial information</w:t>
              </w:r>
            </w:sdtContent>
          </w:sdt>
        </w:p>
      </w:sdtContent>
    </w:sdt>
    <w:sdt>
      <w:sdtPr>
        <w:tag w:val="goog_rdk_390"/>
      </w:sdtPr>
      <w:sdtContent>
        <w:p w:rsidR="00000000" w:rsidDel="00000000" w:rsidP="00000000" w:rsidRDefault="00000000" w:rsidRPr="00000000" w14:paraId="0000014D">
          <w:pPr>
            <w:rPr>
              <w:rFonts w:ascii="Arial" w:cs="Arial" w:eastAsia="Arial" w:hAnsi="Arial"/>
              <w:rPrChange w:author="Heather Justice" w:id="9" w:date="2024-09-23T20:39:01Z">
                <w:rPr>
                  <w:rFonts w:ascii="Arial" w:cs="Arial" w:eastAsia="Arial" w:hAnsi="Arial"/>
                  <w:color w:val="000000"/>
                </w:rPr>
              </w:rPrChange>
            </w:rPr>
          </w:pPr>
          <w:sdt>
            <w:sdtPr>
              <w:tag w:val="goog_rdk_389"/>
            </w:sdtPr>
            <w:sdtContent>
              <w:r w:rsidDel="00000000" w:rsidR="00000000" w:rsidRPr="00000000">
                <w:rPr>
                  <w:rtl w:val="0"/>
                </w:rPr>
              </w:r>
            </w:sdtContent>
          </w:sdt>
        </w:p>
      </w:sdtContent>
    </w:sdt>
    <w:sdt>
      <w:sdtPr>
        <w:tag w:val="goog_rdk_394"/>
      </w:sdtPr>
      <w:sdtContent>
        <w:p w:rsidR="00000000" w:rsidDel="00000000" w:rsidP="00000000" w:rsidRDefault="00000000" w:rsidRPr="00000000" w14:paraId="0000014E">
          <w:pPr>
            <w:rPr>
              <w:rFonts w:ascii="Arial" w:cs="Arial" w:eastAsia="Arial" w:hAnsi="Arial"/>
              <w:rPrChange w:author="Heather Justice" w:id="9" w:date="2024-09-23T20:39:01Z">
                <w:rPr>
                  <w:rFonts w:ascii="Arial" w:cs="Arial" w:eastAsia="Arial" w:hAnsi="Arial"/>
                  <w:color w:val="000000"/>
                </w:rPr>
              </w:rPrChange>
            </w:rPr>
          </w:pPr>
          <w:sdt>
            <w:sdtPr>
              <w:tag w:val="goog_rdk_39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This information page </w:t>
              </w:r>
            </w:sdtContent>
          </w:sdt>
          <w:sdt>
            <w:sdtPr>
              <w:tag w:val="goog_rdk_392"/>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explains</w:t>
              </w:r>
            </w:sdtContent>
          </w:sdt>
          <w:sdt>
            <w:sdtPr>
              <w:tag w:val="goog_rdk_39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that financial information is being requested and how it will be used to determine eligibility. It also includes a list of eligibility factors that may be used to determine eligibility.</w:t>
              </w:r>
            </w:sdtContent>
          </w:sdt>
        </w:p>
      </w:sdtContent>
    </w:sdt>
    <w:sdt>
      <w:sdtPr>
        <w:tag w:val="goog_rdk_397"/>
      </w:sdtPr>
      <w:sdtContent>
        <w:p w:rsidR="00000000" w:rsidDel="00000000" w:rsidP="00000000" w:rsidRDefault="00000000" w:rsidRPr="00000000" w14:paraId="0000014F">
          <w:pPr>
            <w:rPr>
              <w:rFonts w:ascii="Arial" w:cs="Arial" w:eastAsia="Arial" w:hAnsi="Arial"/>
              <w:rPrChange w:author="Heather Justice" w:id="9" w:date="2024-09-23T20:39:01Z">
                <w:rPr>
                  <w:rFonts w:ascii="Arial" w:cs="Arial" w:eastAsia="Arial" w:hAnsi="Arial"/>
                  <w:color w:val="000000"/>
                </w:rPr>
              </w:rPrChange>
            </w:rPr>
          </w:pPr>
          <w:sdt>
            <w:sdtPr>
              <w:tag w:val="goog_rdk_39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br w:type="textWrapping"/>
              </w:r>
            </w:sdtContent>
          </w:sdt>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0" distT="0" distL="0" distR="0">
                <wp:extent cx="3595688" cy="6278032"/>
                <wp:effectExtent b="0" l="0" r="0" t="0"/>
                <wp:docPr id="293" name="image14.png"/>
                <a:graphic>
                  <a:graphicData uri="http://schemas.openxmlformats.org/drawingml/2006/picture">
                    <pic:pic>
                      <pic:nvPicPr>
                        <pic:cNvPr id="0" name="image14.png"/>
                        <pic:cNvPicPr preferRelativeResize="0"/>
                      </pic:nvPicPr>
                      <pic:blipFill>
                        <a:blip r:embed="rId63"/>
                        <a:srcRect b="22537" l="8612" r="3827" t="770"/>
                        <a:stretch>
                          <a:fillRect/>
                        </a:stretch>
                      </pic:blipFill>
                      <pic:spPr>
                        <a:xfrm>
                          <a:off x="0" y="0"/>
                          <a:ext cx="3595688" cy="6278032"/>
                        </a:xfrm>
                        <a:prstGeom prst="rect"/>
                        <a:ln/>
                      </pic:spPr>
                    </pic:pic>
                  </a:graphicData>
                </a:graphic>
              </wp:inline>
            </w:drawing>
          </w:r>
          <w:r w:rsidDel="00000000" w:rsidR="00000000" w:rsidRPr="00000000">
            <w:br w:type="page"/>
          </w:r>
          <w:sdt>
            <w:sdtPr>
              <w:tag w:val="goog_rdk_396"/>
            </w:sdtPr>
            <w:sdtContent>
              <w:r w:rsidDel="00000000" w:rsidR="00000000" w:rsidRPr="00000000">
                <w:rPr>
                  <w:rtl w:val="0"/>
                </w:rPr>
              </w:r>
            </w:sdtContent>
          </w:sdt>
        </w:p>
      </w:sdtContent>
    </w:sdt>
    <w:bookmarkStart w:colFirst="0" w:colLast="0" w:name="bookmark=id.111kx3o" w:id="58"/>
    <w:bookmarkEnd w:id="58"/>
    <w:sdt>
      <w:sdtPr>
        <w:tag w:val="goog_rdk_399"/>
      </w:sdtPr>
      <w:sdtContent>
        <w:p w:rsidR="00000000" w:rsidDel="00000000" w:rsidP="00000000" w:rsidRDefault="00000000" w:rsidRPr="00000000" w14:paraId="00000150">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3l18frh" w:id="59"/>
          <w:bookmarkEnd w:id="59"/>
          <w:sdt>
            <w:sdtPr>
              <w:tag w:val="goog_rdk_39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2: Sharing your household financial information</w:t>
              </w:r>
            </w:sdtContent>
          </w:sdt>
        </w:p>
      </w:sdtContent>
    </w:sdt>
    <w:sdt>
      <w:sdtPr>
        <w:tag w:val="goog_rdk_401"/>
      </w:sdtPr>
      <w:sdtContent>
        <w:p w:rsidR="00000000" w:rsidDel="00000000" w:rsidP="00000000" w:rsidRDefault="00000000" w:rsidRPr="00000000" w14:paraId="00000151">
          <w:pPr>
            <w:rPr>
              <w:rFonts w:ascii="Arial" w:cs="Arial" w:eastAsia="Arial" w:hAnsi="Arial"/>
              <w:rPrChange w:author="Heather Justice" w:id="9" w:date="2024-09-23T20:39:01Z">
                <w:rPr>
                  <w:rFonts w:ascii="Arial" w:cs="Arial" w:eastAsia="Arial" w:hAnsi="Arial"/>
                  <w:color w:val="000000"/>
                </w:rPr>
              </w:rPrChange>
            </w:rPr>
          </w:pPr>
          <w:sdt>
            <w:sdtPr>
              <w:tag w:val="goog_rdk_400"/>
            </w:sdtPr>
            <w:sdtContent>
              <w:r w:rsidDel="00000000" w:rsidR="00000000" w:rsidRPr="00000000">
                <w:rPr>
                  <w:rtl w:val="0"/>
                </w:rPr>
              </w:r>
            </w:sdtContent>
          </w:sdt>
        </w:p>
      </w:sdtContent>
    </w:sdt>
    <w:sdt>
      <w:sdtPr>
        <w:tag w:val="goog_rdk_403"/>
      </w:sdtPr>
      <w:sdtContent>
        <w:p w:rsidR="00000000" w:rsidDel="00000000" w:rsidP="00000000" w:rsidRDefault="00000000" w:rsidRPr="00000000" w14:paraId="00000152">
          <w:pPr>
            <w:rPr>
              <w:rFonts w:ascii="Arial" w:cs="Arial" w:eastAsia="Arial" w:hAnsi="Arial"/>
              <w:rPrChange w:author="Heather Justice" w:id="9" w:date="2024-09-23T20:39:01Z">
                <w:rPr>
                  <w:rFonts w:ascii="Arial" w:cs="Arial" w:eastAsia="Arial" w:hAnsi="Arial"/>
                  <w:color w:val="000000"/>
                </w:rPr>
              </w:rPrChange>
            </w:rPr>
          </w:pPr>
          <w:sdt>
            <w:sdtPr>
              <w:tag w:val="goog_rdk_40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A user can choose whether or not to disclose financial information on this page; however, if the user selects they do not want to provide their financial information and clicks continue, they will be shown the below message:</w:t>
              </w:r>
            </w:sdtContent>
          </w:sdt>
        </w:p>
      </w:sdtContent>
    </w:sdt>
    <w:sdt>
      <w:sdtPr>
        <w:tag w:val="goog_rdk_405"/>
      </w:sdtPr>
      <w:sdtContent>
        <w:p w:rsidR="00000000" w:rsidDel="00000000" w:rsidP="00000000" w:rsidRDefault="00000000" w:rsidRPr="00000000" w14:paraId="00000153">
          <w:pPr>
            <w:rPr>
              <w:rFonts w:ascii="Arial" w:cs="Arial" w:eastAsia="Arial" w:hAnsi="Arial"/>
              <w:rPrChange w:author="Heather Justice" w:id="9" w:date="2024-09-23T20:39:01Z">
                <w:rPr>
                  <w:rFonts w:ascii="Arial" w:cs="Arial" w:eastAsia="Arial" w:hAnsi="Arial"/>
                </w:rPr>
              </w:rPrChange>
            </w:rPr>
          </w:pPr>
          <w:sdt>
            <w:sdtPr>
              <w:tag w:val="goog_rdk_404"/>
            </w:sdtPr>
            <w:sdtContent>
              <w:r w:rsidDel="00000000" w:rsidR="00000000" w:rsidRPr="00000000">
                <w:rPr>
                  <w:rtl w:val="0"/>
                </w:rPr>
              </w:r>
            </w:sdtContent>
          </w:sdt>
        </w:p>
      </w:sdtContent>
    </w:sdt>
    <w:sdt>
      <w:sdtPr>
        <w:tag w:val="goog_rdk_407"/>
      </w:sdtPr>
      <w:sdtContent>
        <w:p w:rsidR="00000000" w:rsidDel="00000000" w:rsidP="00000000" w:rsidRDefault="00000000" w:rsidRPr="00000000" w14:paraId="00000154">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3767138" cy="2156422"/>
                <wp:effectExtent b="0" l="0" r="0" t="0"/>
                <wp:docPr id="294" name="image8.png"/>
                <a:graphic>
                  <a:graphicData uri="http://schemas.openxmlformats.org/drawingml/2006/picture">
                    <pic:pic>
                      <pic:nvPicPr>
                        <pic:cNvPr id="0" name="image8.png"/>
                        <pic:cNvPicPr preferRelativeResize="0"/>
                      </pic:nvPicPr>
                      <pic:blipFill>
                        <a:blip r:embed="rId64"/>
                        <a:srcRect b="3193" l="0" r="0" t="3653"/>
                        <a:stretch>
                          <a:fillRect/>
                        </a:stretch>
                      </pic:blipFill>
                      <pic:spPr>
                        <a:xfrm>
                          <a:off x="0" y="0"/>
                          <a:ext cx="3767138" cy="2156422"/>
                        </a:xfrm>
                        <a:prstGeom prst="rect"/>
                        <a:ln/>
                      </pic:spPr>
                    </pic:pic>
                  </a:graphicData>
                </a:graphic>
              </wp:inline>
            </w:drawing>
          </w:r>
          <w:sdt>
            <w:sdtPr>
              <w:tag w:val="goog_rdk_406"/>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br w:type="textWrapping"/>
              </w:r>
            </w:sdtContent>
          </w:sdt>
        </w:p>
      </w:sdtContent>
    </w:sdt>
    <w:sdt>
      <w:sdtPr>
        <w:tag w:val="goog_rdk_409"/>
      </w:sdtPr>
      <w:sdtContent>
        <w:p w:rsidR="00000000" w:rsidDel="00000000" w:rsidP="00000000" w:rsidRDefault="00000000" w:rsidRPr="00000000" w14:paraId="00000155">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681538" cy="4057935"/>
                <wp:effectExtent b="0" l="0" r="0" t="0"/>
                <wp:docPr id="295" name="image4.png"/>
                <a:graphic>
                  <a:graphicData uri="http://schemas.openxmlformats.org/drawingml/2006/picture">
                    <pic:pic>
                      <pic:nvPicPr>
                        <pic:cNvPr id="0" name="image4.png"/>
                        <pic:cNvPicPr preferRelativeResize="0"/>
                      </pic:nvPicPr>
                      <pic:blipFill>
                        <a:blip r:embed="rId65"/>
                        <a:srcRect b="5383" l="0" r="0" t="1655"/>
                        <a:stretch>
                          <a:fillRect/>
                        </a:stretch>
                      </pic:blipFill>
                      <pic:spPr>
                        <a:xfrm>
                          <a:off x="0" y="0"/>
                          <a:ext cx="4681538" cy="4057935"/>
                        </a:xfrm>
                        <a:prstGeom prst="rect"/>
                        <a:ln/>
                      </pic:spPr>
                    </pic:pic>
                  </a:graphicData>
                </a:graphic>
              </wp:inline>
            </w:drawing>
          </w:r>
          <w:r w:rsidDel="00000000" w:rsidR="00000000" w:rsidRPr="00000000">
            <w:br w:type="page"/>
          </w:r>
          <w:sdt>
            <w:sdtPr>
              <w:tag w:val="goog_rdk_408"/>
            </w:sdtPr>
            <w:sdtContent>
              <w:r w:rsidDel="00000000" w:rsidR="00000000" w:rsidRPr="00000000">
                <w:rPr>
                  <w:rtl w:val="0"/>
                </w:rPr>
              </w:r>
            </w:sdtContent>
          </w:sdt>
        </w:p>
      </w:sdtContent>
    </w:sdt>
    <w:bookmarkStart w:colFirst="0" w:colLast="0" w:name="bookmark=id.206ipza" w:id="60"/>
    <w:bookmarkEnd w:id="60"/>
    <w:sdt>
      <w:sdtPr>
        <w:tag w:val="goog_rdk_411"/>
      </w:sdtPr>
      <w:sdtContent>
        <w:p w:rsidR="00000000" w:rsidDel="00000000" w:rsidP="00000000" w:rsidRDefault="00000000" w:rsidRPr="00000000" w14:paraId="00000156">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4k668n3" w:id="61"/>
          <w:bookmarkEnd w:id="61"/>
          <w:sdt>
            <w:sdtPr>
              <w:tag w:val="goog_rdk_41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3: Information page</w:t>
              </w:r>
            </w:sdtContent>
          </w:sdt>
        </w:p>
      </w:sdtContent>
    </w:sdt>
    <w:sdt>
      <w:sdtPr>
        <w:tag w:val="goog_rdk_413"/>
      </w:sdtPr>
      <w:sdtContent>
        <w:p w:rsidR="00000000" w:rsidDel="00000000" w:rsidP="00000000" w:rsidRDefault="00000000" w:rsidRPr="00000000" w14:paraId="00000157">
          <w:pPr>
            <w:rPr>
              <w:rFonts w:ascii="Arial" w:cs="Arial" w:eastAsia="Arial" w:hAnsi="Arial"/>
              <w:rPrChange w:author="Heather Justice" w:id="9" w:date="2024-09-23T20:39:01Z">
                <w:rPr>
                  <w:rFonts w:ascii="Arial" w:cs="Arial" w:eastAsia="Arial" w:hAnsi="Arial"/>
                  <w:color w:val="000000"/>
                </w:rPr>
              </w:rPrChange>
            </w:rPr>
          </w:pPr>
          <w:sdt>
            <w:sdtPr>
              <w:tag w:val="goog_rdk_412"/>
            </w:sdtPr>
            <w:sdtContent>
              <w:r w:rsidDel="00000000" w:rsidR="00000000" w:rsidRPr="00000000">
                <w:rPr>
                  <w:rtl w:val="0"/>
                </w:rPr>
              </w:r>
            </w:sdtContent>
          </w:sdt>
        </w:p>
      </w:sdtContent>
    </w:sdt>
    <w:sdt>
      <w:sdtPr>
        <w:tag w:val="goog_rdk_423"/>
      </w:sdtPr>
      <w:sdtContent>
        <w:p w:rsidR="00000000" w:rsidDel="00000000" w:rsidP="00000000" w:rsidRDefault="00000000" w:rsidRPr="00000000" w14:paraId="00000158">
          <w:pPr>
            <w:rPr>
              <w:rFonts w:ascii="Arial" w:cs="Arial" w:eastAsia="Arial" w:hAnsi="Arial"/>
              <w:rPrChange w:author="Heather Justice" w:id="9" w:date="2024-09-23T20:39:01Z">
                <w:rPr>
                  <w:rFonts w:ascii="Arial" w:cs="Arial" w:eastAsia="Arial" w:hAnsi="Arial"/>
                  <w:color w:val="000000"/>
                </w:rPr>
              </w:rPrChange>
            </w:rPr>
          </w:pPr>
          <w:sdt>
            <w:sdtPr>
              <w:tag w:val="goog_rdk_41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the user </w:t>
              </w:r>
            </w:sdtContent>
          </w:sdt>
          <w:sdt>
            <w:sdtPr>
              <w:tag w:val="goog_rdk_415"/>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selects</w:t>
              </w:r>
            </w:sdtContent>
          </w:sdt>
          <w:sdt>
            <w:sdtPr>
              <w:tag w:val="goog_rdk_416"/>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w:t>
              </w:r>
            </w:sdtContent>
          </w:sdt>
          <w:sdt>
            <w:sdtPr>
              <w:tag w:val="goog_rdk_417"/>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w:t>
              </w:r>
            </w:sdtContent>
          </w:sdt>
          <w:sdt>
            <w:sdtPr>
              <w:tag w:val="goog_rdk_41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Yes</w:t>
              </w:r>
            </w:sdtContent>
          </w:sdt>
          <w:sdt>
            <w:sdtPr>
              <w:tag w:val="goog_rdk_419"/>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w:t>
              </w:r>
            </w:sdtContent>
          </w:sdt>
          <w:sdt>
            <w:sdtPr>
              <w:tag w:val="goog_rdk_42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to provide their financial information, </w:t>
              </w:r>
            </w:sdtContent>
          </w:sdt>
          <w:sdt>
            <w:sdtPr>
              <w:tag w:val="goog_rdk_421"/>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they will see an information page explaining what income and deductibles they must</w:t>
              </w:r>
            </w:sdtContent>
          </w:sdt>
          <w:sdt>
            <w:sdtPr>
              <w:tag w:val="goog_rdk_42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provide.</w:t>
              </w:r>
            </w:sdtContent>
          </w:sdt>
        </w:p>
      </w:sdtContent>
    </w:sdt>
    <w:sdt>
      <w:sdtPr>
        <w:tag w:val="goog_rdk_425"/>
      </w:sdtPr>
      <w:sdtContent>
        <w:p w:rsidR="00000000" w:rsidDel="00000000" w:rsidP="00000000" w:rsidRDefault="00000000" w:rsidRPr="00000000" w14:paraId="00000159">
          <w:pPr>
            <w:rPr>
              <w:rFonts w:ascii="Arial" w:cs="Arial" w:eastAsia="Arial" w:hAnsi="Arial"/>
              <w:rPrChange w:author="Heather Justice" w:id="9" w:date="2024-09-23T20:39:01Z">
                <w:rPr>
                  <w:rFonts w:ascii="Arial" w:cs="Arial" w:eastAsia="Arial" w:hAnsi="Arial"/>
                </w:rPr>
              </w:rPrChange>
            </w:rPr>
          </w:pPr>
          <w:sdt>
            <w:sdtPr>
              <w:tag w:val="goog_rdk_424"/>
            </w:sdtPr>
            <w:sdtContent>
              <w:r w:rsidDel="00000000" w:rsidR="00000000" w:rsidRPr="00000000">
                <w:rPr>
                  <w:rtl w:val="0"/>
                </w:rPr>
              </w:r>
            </w:sdtContent>
          </w:sdt>
        </w:p>
      </w:sdtContent>
    </w:sdt>
    <w:sdt>
      <w:sdtPr>
        <w:tag w:val="goog_rdk_427"/>
      </w:sdtPr>
      <w:sdtContent>
        <w:p w:rsidR="00000000" w:rsidDel="00000000" w:rsidP="00000000" w:rsidRDefault="00000000" w:rsidRPr="00000000" w14:paraId="0000015A">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962525" cy="6581775"/>
                <wp:effectExtent b="0" l="0" r="0" t="0"/>
                <wp:docPr id="296"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4962525" cy="6581775"/>
                        </a:xfrm>
                        <a:prstGeom prst="rect"/>
                        <a:ln/>
                      </pic:spPr>
                    </pic:pic>
                  </a:graphicData>
                </a:graphic>
              </wp:inline>
            </w:drawing>
          </w:r>
          <w:sdt>
            <w:sdtPr>
              <w:tag w:val="goog_rdk_426"/>
            </w:sdtPr>
            <w:sdtContent>
              <w:r w:rsidDel="00000000" w:rsidR="00000000" w:rsidRPr="00000000">
                <w:rPr>
                  <w:rtl w:val="0"/>
                </w:rPr>
              </w:r>
            </w:sdtContent>
          </w:sdt>
        </w:p>
      </w:sdtContent>
    </w:sdt>
    <w:sdt>
      <w:sdtPr>
        <w:tag w:val="goog_rdk_429"/>
      </w:sdtPr>
      <w:sdtContent>
        <w:p w:rsidR="00000000" w:rsidDel="00000000" w:rsidP="00000000" w:rsidRDefault="00000000" w:rsidRPr="00000000" w14:paraId="0000015B">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br w:type="page"/>
          </w:r>
          <w:sdt>
            <w:sdtPr>
              <w:tag w:val="goog_rdk_428"/>
            </w:sdtPr>
            <w:sdtContent>
              <w:r w:rsidDel="00000000" w:rsidR="00000000" w:rsidRPr="00000000">
                <w:rPr>
                  <w:rtl w:val="0"/>
                </w:rPr>
              </w:r>
            </w:sdtContent>
          </w:sdt>
        </w:p>
      </w:sdtContent>
    </w:sdt>
    <w:bookmarkStart w:colFirst="0" w:colLast="0" w:name="bookmark=id.2zbgiuw" w:id="62"/>
    <w:bookmarkEnd w:id="62"/>
    <w:sdt>
      <w:sdtPr>
        <w:tag w:val="goog_rdk_431"/>
      </w:sdtPr>
      <w:sdtContent>
        <w:p w:rsidR="00000000" w:rsidDel="00000000" w:rsidP="00000000" w:rsidRDefault="00000000" w:rsidRPr="00000000" w14:paraId="0000015C">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1egqt2p" w:id="63"/>
          <w:bookmarkEnd w:id="63"/>
          <w:sdt>
            <w:sdtPr>
              <w:tag w:val="goog_rdk_43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4: Marital status</w:t>
              </w:r>
            </w:sdtContent>
          </w:sdt>
        </w:p>
      </w:sdtContent>
    </w:sdt>
    <w:sdt>
      <w:sdtPr>
        <w:tag w:val="goog_rdk_433"/>
      </w:sdtPr>
      <w:sdtContent>
        <w:p w:rsidR="00000000" w:rsidDel="00000000" w:rsidP="00000000" w:rsidRDefault="00000000" w:rsidRPr="00000000" w14:paraId="0000015D">
          <w:pPr>
            <w:rPr>
              <w:rFonts w:ascii="Arial" w:cs="Arial" w:eastAsia="Arial" w:hAnsi="Arial"/>
              <w:rPrChange w:author="Heather Justice" w:id="9" w:date="2024-09-23T20:39:01Z">
                <w:rPr>
                  <w:rFonts w:ascii="Arial" w:cs="Arial" w:eastAsia="Arial" w:hAnsi="Arial"/>
                  <w:color w:val="000000"/>
                </w:rPr>
              </w:rPrChange>
            </w:rPr>
          </w:pPr>
          <w:sdt>
            <w:sdtPr>
              <w:tag w:val="goog_rdk_432"/>
            </w:sdtPr>
            <w:sdtContent>
              <w:r w:rsidDel="00000000" w:rsidR="00000000" w:rsidRPr="00000000">
                <w:rPr>
                  <w:rtl w:val="0"/>
                </w:rPr>
              </w:r>
            </w:sdtContent>
          </w:sdt>
        </w:p>
      </w:sdtContent>
    </w:sdt>
    <w:sdt>
      <w:sdtPr>
        <w:tag w:val="goog_rdk_435"/>
      </w:sdtPr>
      <w:sdtContent>
        <w:p w:rsidR="00000000" w:rsidDel="00000000" w:rsidP="00000000" w:rsidRDefault="00000000" w:rsidRPr="00000000" w14:paraId="0000015E">
          <w:pPr>
            <w:rPr>
              <w:rFonts w:ascii="Arial" w:cs="Arial" w:eastAsia="Arial" w:hAnsi="Arial"/>
              <w:rPrChange w:author="Heather Justice" w:id="9" w:date="2024-09-23T20:39:01Z">
                <w:rPr>
                  <w:rFonts w:ascii="Arial" w:cs="Arial" w:eastAsia="Arial" w:hAnsi="Arial"/>
                  <w:color w:val="000000"/>
                </w:rPr>
              </w:rPrChange>
            </w:rPr>
          </w:pPr>
          <w:sdt>
            <w:sdtPr>
              <w:tag w:val="goog_rdk_43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user will now need to indicate their marital status from the drop-down.</w:t>
              </w:r>
            </w:sdtContent>
          </w:sdt>
        </w:p>
      </w:sdtContent>
    </w:sdt>
    <w:sdt>
      <w:sdtPr>
        <w:tag w:val="goog_rdk_437"/>
      </w:sdtPr>
      <w:sdtContent>
        <w:p w:rsidR="00000000" w:rsidDel="00000000" w:rsidP="00000000" w:rsidRDefault="00000000" w:rsidRPr="00000000" w14:paraId="0000015F">
          <w:pPr>
            <w:rPr>
              <w:rFonts w:ascii="Arial" w:cs="Arial" w:eastAsia="Arial" w:hAnsi="Arial"/>
              <w:rPrChange w:author="Heather Justice" w:id="9" w:date="2024-09-23T20:39:01Z">
                <w:rPr>
                  <w:rFonts w:ascii="Arial" w:cs="Arial" w:eastAsia="Arial" w:hAnsi="Arial"/>
                </w:rPr>
              </w:rPrChange>
            </w:rPr>
          </w:pPr>
          <w:sdt>
            <w:sdtPr>
              <w:tag w:val="goog_rdk_436"/>
            </w:sdtPr>
            <w:sdtContent>
              <w:r w:rsidDel="00000000" w:rsidR="00000000" w:rsidRPr="00000000">
                <w:rPr>
                  <w:rtl w:val="0"/>
                </w:rPr>
              </w:r>
            </w:sdtContent>
          </w:sdt>
        </w:p>
      </w:sdtContent>
    </w:sdt>
    <w:sdt>
      <w:sdtPr>
        <w:tag w:val="goog_rdk_439"/>
      </w:sdtPr>
      <w:sdtContent>
        <w:p w:rsidR="00000000" w:rsidDel="00000000" w:rsidP="00000000" w:rsidRDefault="00000000" w:rsidRPr="00000000" w14:paraId="00000160">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724400" cy="3695700"/>
                <wp:effectExtent b="0" l="0" r="0" t="0"/>
                <wp:docPr id="297"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4724400" cy="3695700"/>
                        </a:xfrm>
                        <a:prstGeom prst="rect"/>
                        <a:ln/>
                      </pic:spPr>
                    </pic:pic>
                  </a:graphicData>
                </a:graphic>
              </wp:inline>
            </w:drawing>
          </w:r>
          <w:sdt>
            <w:sdtPr>
              <w:tag w:val="goog_rdk_438"/>
            </w:sdtPr>
            <w:sdtContent>
              <w:r w:rsidDel="00000000" w:rsidR="00000000" w:rsidRPr="00000000">
                <w:rPr>
                  <w:rtl w:val="0"/>
                </w:rPr>
              </w:r>
            </w:sdtContent>
          </w:sdt>
        </w:p>
      </w:sdtContent>
    </w:sdt>
    <w:sdt>
      <w:sdtPr>
        <w:tag w:val="goog_rdk_442"/>
      </w:sdtPr>
      <w:sdtContent>
        <w:p w:rsidR="00000000" w:rsidDel="00000000" w:rsidP="00000000" w:rsidRDefault="00000000" w:rsidRPr="00000000" w14:paraId="00000161">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3ygebqi" w:id="65"/>
          <w:bookmarkEnd w:id="65"/>
          <w:sdt>
            <w:sdtPr>
              <w:tag w:val="goog_rdk_44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br w:type="textWrapping"/>
              </w:r>
            </w:sdtContent>
          </w:sdt>
          <w:bookmarkStart w:colFirst="0" w:colLast="0" w:name="bookmark=id.2dlolyb" w:id="64"/>
          <w:bookmarkEnd w:id="64"/>
          <w:sdt>
            <w:sdtPr>
              <w:tag w:val="goog_rdk_44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5: Spouse’s personal information</w:t>
              </w:r>
            </w:sdtContent>
          </w:sdt>
        </w:p>
      </w:sdtContent>
    </w:sdt>
    <w:sdt>
      <w:sdtPr>
        <w:tag w:val="goog_rdk_444"/>
      </w:sdtPr>
      <w:sdtContent>
        <w:p w:rsidR="00000000" w:rsidDel="00000000" w:rsidP="00000000" w:rsidRDefault="00000000" w:rsidRPr="00000000" w14:paraId="00000162">
          <w:pPr>
            <w:rPr>
              <w:rFonts w:ascii="Arial" w:cs="Arial" w:eastAsia="Arial" w:hAnsi="Arial"/>
              <w:rPrChange w:author="Heather Justice" w:id="9" w:date="2024-09-23T20:39:01Z">
                <w:rPr>
                  <w:rFonts w:ascii="Arial" w:cs="Arial" w:eastAsia="Arial" w:hAnsi="Arial"/>
                  <w:color w:val="000000"/>
                </w:rPr>
              </w:rPrChange>
            </w:rPr>
          </w:pPr>
          <w:sdt>
            <w:sdtPr>
              <w:tag w:val="goog_rdk_443"/>
            </w:sdtPr>
            <w:sdtContent>
              <w:r w:rsidDel="00000000" w:rsidR="00000000" w:rsidRPr="00000000">
                <w:rPr>
                  <w:rtl w:val="0"/>
                </w:rPr>
              </w:r>
            </w:sdtContent>
          </w:sdt>
        </w:p>
      </w:sdtContent>
    </w:sdt>
    <w:sdt>
      <w:sdtPr>
        <w:tag w:val="goog_rdk_448"/>
      </w:sdtPr>
      <w:sdtContent>
        <w:p w:rsidR="00000000" w:rsidDel="00000000" w:rsidP="00000000" w:rsidRDefault="00000000" w:rsidRPr="00000000" w14:paraId="00000163">
          <w:pPr>
            <w:rPr>
              <w:rFonts w:ascii="Arial" w:cs="Arial" w:eastAsia="Arial" w:hAnsi="Arial"/>
              <w:rPrChange w:author="Heather Justice" w:id="9" w:date="2024-09-23T20:39:01Z">
                <w:rPr>
                  <w:rFonts w:ascii="Arial" w:cs="Arial" w:eastAsia="Arial" w:hAnsi="Arial"/>
                  <w:color w:val="000000"/>
                </w:rPr>
              </w:rPrChange>
            </w:rPr>
          </w:pPr>
          <w:sdt>
            <w:sdtPr>
              <w:tag w:val="goog_rdk_44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the Veteran has chosen to share their financial information and indicates they are married or separated, they </w:t>
              </w:r>
            </w:sdtContent>
          </w:sdt>
          <w:sdt>
            <w:sdtPr>
              <w:tag w:val="goog_rdk_446"/>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must</w:t>
              </w:r>
            </w:sdtContent>
          </w:sdt>
          <w:sdt>
            <w:sdtPr>
              <w:tag w:val="goog_rdk_44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fill out their spouse’s information.</w:t>
              </w:r>
            </w:sdtContent>
          </w:sdt>
        </w:p>
      </w:sdtContent>
    </w:sdt>
    <w:sdt>
      <w:sdtPr>
        <w:tag w:val="goog_rdk_450"/>
      </w:sdtPr>
      <w:sdtContent>
        <w:p w:rsidR="00000000" w:rsidDel="00000000" w:rsidP="00000000" w:rsidRDefault="00000000" w:rsidRPr="00000000" w14:paraId="00000164">
          <w:pPr>
            <w:rPr>
              <w:rFonts w:ascii="Arial" w:cs="Arial" w:eastAsia="Arial" w:hAnsi="Arial"/>
              <w:rPrChange w:author="Heather Justice" w:id="9" w:date="2024-09-23T20:39:01Z">
                <w:rPr>
                  <w:rFonts w:ascii="Arial" w:cs="Arial" w:eastAsia="Arial" w:hAnsi="Arial"/>
                  <w:color w:val="000000"/>
                </w:rPr>
              </w:rPrChange>
            </w:rPr>
          </w:pPr>
          <w:sdt>
            <w:sdtPr>
              <w:tag w:val="goog_rdk_449"/>
            </w:sdtPr>
            <w:sdtContent>
              <w:r w:rsidDel="00000000" w:rsidR="00000000" w:rsidRPr="00000000">
                <w:rPr>
                  <w:rtl w:val="0"/>
                </w:rPr>
              </w:r>
            </w:sdtContent>
          </w:sdt>
        </w:p>
      </w:sdtContent>
    </w:sdt>
    <w:sdt>
      <w:sdtPr>
        <w:tag w:val="goog_rdk_459"/>
      </w:sdtPr>
      <w:sdtContent>
        <w:p w:rsidR="00000000" w:rsidDel="00000000" w:rsidP="00000000" w:rsidRDefault="00000000" w:rsidRPr="00000000" w14:paraId="00000165">
          <w:pPr>
            <w:rPr>
              <w:rFonts w:ascii="Arial" w:cs="Arial" w:eastAsia="Arial" w:hAnsi="Arial"/>
              <w:rPrChange w:author="Heather Justice" w:id="9" w:date="2024-09-23T20:39:01Z">
                <w:rPr>
                  <w:rFonts w:ascii="Arial" w:cs="Arial" w:eastAsia="Arial" w:hAnsi="Arial"/>
                </w:rPr>
              </w:rPrChange>
            </w:rPr>
          </w:pPr>
          <w:sdt>
            <w:sdtPr>
              <w:tag w:val="goog_rdk_45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they </w:t>
              </w:r>
            </w:sdtContent>
          </w:sdt>
          <w:sdt>
            <w:sdtPr>
              <w:tag w:val="goog_rdk_452"/>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choose</w:t>
              </w:r>
            </w:sdtContent>
          </w:sdt>
          <w:sdt>
            <w:sdtPr>
              <w:tag w:val="goog_rdk_45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not to disclose their financial information, they will be taken to the </w:t>
              </w:r>
            </w:sdtContent>
          </w:sdt>
          <w:hyperlink w:anchor="_heading=h.3jtnz0s">
            <w:sdt>
              <w:sdtPr>
                <w:tag w:val="goog_rdk_45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u w:val="single"/>
                      </w:rPr>
                    </w:rPrChange>
                  </w:rPr>
                  <w:t xml:space="preserve">insurance information section</w:t>
                </w:r>
              </w:sdtContent>
            </w:sdt>
          </w:hyperlink>
          <w:sdt>
            <w:sdtPr>
              <w:tag w:val="goog_rdk_45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of the application once </w:t>
              </w:r>
            </w:sdtContent>
          </w:sdt>
          <w:sdt>
            <w:sdtPr>
              <w:tag w:val="goog_rdk_456"/>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they have</w:t>
              </w:r>
            </w:sdtContent>
          </w:sdt>
          <w:sdt>
            <w:sdtPr>
              <w:tag w:val="goog_rdk_45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indicated their marital status.</w:t>
              </w:r>
            </w:sdtContent>
          </w:sdt>
          <w:r w:rsidDel="00000000" w:rsidR="00000000" w:rsidRPr="00000000">
            <w:br w:type="page"/>
          </w:r>
          <w:sdt>
            <w:sdtPr>
              <w:tag w:val="goog_rdk_458"/>
            </w:sdtPr>
            <w:sdtContent>
              <w:r w:rsidDel="00000000" w:rsidR="00000000" w:rsidRPr="00000000">
                <w:rPr>
                  <w:rtl w:val="0"/>
                </w:rPr>
              </w:r>
            </w:sdtContent>
          </w:sdt>
        </w:p>
      </w:sdtContent>
    </w:sdt>
    <w:sdt>
      <w:sdtPr>
        <w:tag w:val="goog_rdk_461"/>
      </w:sdtPr>
      <w:sdtContent>
        <w:p w:rsidR="00000000" w:rsidDel="00000000" w:rsidP="00000000" w:rsidRDefault="00000000" w:rsidRPr="00000000" w14:paraId="00000166">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010025" cy="8220075"/>
                <wp:effectExtent b="0" l="0" r="0" t="0"/>
                <wp:docPr id="298" name="image13.png"/>
                <a:graphic>
                  <a:graphicData uri="http://schemas.openxmlformats.org/drawingml/2006/picture">
                    <pic:pic>
                      <pic:nvPicPr>
                        <pic:cNvPr id="0" name="image13.png"/>
                        <pic:cNvPicPr preferRelativeResize="0"/>
                      </pic:nvPicPr>
                      <pic:blipFill>
                        <a:blip r:embed="rId68"/>
                        <a:srcRect b="2153" l="0" r="0" t="0"/>
                        <a:stretch>
                          <a:fillRect/>
                        </a:stretch>
                      </pic:blipFill>
                      <pic:spPr>
                        <a:xfrm>
                          <a:off x="0" y="0"/>
                          <a:ext cx="4010025" cy="8220075"/>
                        </a:xfrm>
                        <a:prstGeom prst="rect"/>
                        <a:ln/>
                      </pic:spPr>
                    </pic:pic>
                  </a:graphicData>
                </a:graphic>
              </wp:inline>
            </w:drawing>
          </w:r>
          <w:r w:rsidDel="00000000" w:rsidR="00000000" w:rsidRPr="00000000">
            <w:br w:type="page"/>
          </w:r>
          <w:sdt>
            <w:sdtPr>
              <w:tag w:val="goog_rdk_460"/>
            </w:sdtPr>
            <w:sdtContent>
              <w:r w:rsidDel="00000000" w:rsidR="00000000" w:rsidRPr="00000000">
                <w:rPr>
                  <w:rtl w:val="0"/>
                </w:rPr>
              </w:r>
            </w:sdtContent>
          </w:sdt>
        </w:p>
      </w:sdtContent>
    </w:sdt>
    <w:bookmarkStart w:colFirst="0" w:colLast="0" w:name="bookmark=id.1rvwp1q" w:id="66"/>
    <w:bookmarkEnd w:id="66"/>
    <w:sdt>
      <w:sdtPr>
        <w:tag w:val="goog_rdk_463"/>
      </w:sdtPr>
      <w:sdtContent>
        <w:p w:rsidR="00000000" w:rsidDel="00000000" w:rsidP="00000000" w:rsidRDefault="00000000" w:rsidRPr="00000000" w14:paraId="00000167">
          <w:pPr>
            <w:pStyle w:val="Heading3"/>
            <w:rPr>
              <w:rFonts w:ascii="Arial" w:cs="Arial" w:eastAsia="Arial" w:hAnsi="Arial"/>
              <w:rPrChange w:author="Heather Justice" w:id="9" w:date="2024-09-23T20:39:01Z">
                <w:rPr>
                  <w:rFonts w:ascii="Arial" w:cs="Arial" w:eastAsia="Arial" w:hAnsi="Arial"/>
                  <w:color w:val="000000"/>
                </w:rPr>
              </w:rPrChange>
            </w:rPr>
          </w:pPr>
          <w:sdt>
            <w:sdtPr>
              <w:tag w:val="goog_rdk_46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6: Spouse’s additional information</w:t>
                <w:br w:type="textWrapping"/>
              </w:r>
            </w:sdtContent>
          </w:sdt>
        </w:p>
      </w:sdtContent>
    </w:sdt>
    <w:sdt>
      <w:sdtPr>
        <w:tag w:val="goog_rdk_466"/>
      </w:sdtPr>
      <w:sdtContent>
        <w:p w:rsidR="00000000" w:rsidDel="00000000" w:rsidP="00000000" w:rsidRDefault="00000000" w:rsidRPr="00000000" w14:paraId="00000168">
          <w:pPr>
            <w:rPr>
              <w:rFonts w:ascii="Arial" w:cs="Arial" w:eastAsia="Arial" w:hAnsi="Arial"/>
              <w:rPrChange w:author="Heather Justice" w:id="9" w:date="2024-09-23T20:39:01Z">
                <w:rPr>
                  <w:rFonts w:ascii="Arial" w:cs="Arial" w:eastAsia="Arial" w:hAnsi="Arial"/>
                </w:rPr>
              </w:rPrChange>
            </w:rPr>
          </w:pPr>
          <w:sdt>
            <w:sdtPr>
              <w:tag w:val="goog_rdk_46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Veteran will be asked whether their spouse lived with them during the previous year and whether they live with them now. This will help determine whether the spouse should be considered a dependent.</w:t>
                <w:br w:type="textWrapping"/>
              </w:r>
            </w:sdtContent>
          </w:sdt>
          <w:sdt>
            <w:sdtPr>
              <w:tag w:val="goog_rdk_465"/>
            </w:sdtPr>
            <w:sdtContent>
              <w:r w:rsidDel="00000000" w:rsidR="00000000" w:rsidRPr="00000000">
                <w:rPr>
                  <w:rtl w:val="0"/>
                </w:rPr>
              </w:r>
            </w:sdtContent>
          </w:sdt>
        </w:p>
      </w:sdtContent>
    </w:sdt>
    <w:sdt>
      <w:sdtPr>
        <w:tag w:val="goog_rdk_468"/>
      </w:sdtPr>
      <w:sdtContent>
        <w:p w:rsidR="00000000" w:rsidDel="00000000" w:rsidP="00000000" w:rsidRDefault="00000000" w:rsidRPr="00000000" w14:paraId="00000169">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467225" cy="6353175"/>
                <wp:effectExtent b="0" l="0" r="0" t="0"/>
                <wp:docPr id="299"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4467225" cy="6353175"/>
                        </a:xfrm>
                        <a:prstGeom prst="rect"/>
                        <a:ln/>
                      </pic:spPr>
                    </pic:pic>
                  </a:graphicData>
                </a:graphic>
              </wp:inline>
            </w:drawing>
          </w:r>
          <w:sdt>
            <w:sdtPr>
              <w:tag w:val="goog_rdk_467"/>
            </w:sdtPr>
            <w:sdtContent>
              <w:r w:rsidDel="00000000" w:rsidR="00000000" w:rsidRPr="00000000">
                <w:rPr>
                  <w:rtl w:val="0"/>
                </w:rPr>
              </w:r>
            </w:sdtContent>
          </w:sdt>
        </w:p>
      </w:sdtContent>
    </w:sdt>
    <w:sdt>
      <w:sdtPr>
        <w:tag w:val="goog_rdk_470"/>
      </w:sdtPr>
      <w:sdtContent>
        <w:p w:rsidR="00000000" w:rsidDel="00000000" w:rsidP="00000000" w:rsidRDefault="00000000" w:rsidRPr="00000000" w14:paraId="0000016A">
          <w:pPr>
            <w:rPr>
              <w:rFonts w:ascii="Arial" w:cs="Arial" w:eastAsia="Arial" w:hAnsi="Arial"/>
              <w:rPrChange w:author="Heather Justice" w:id="9" w:date="2024-09-23T20:39:01Z">
                <w:rPr>
                  <w:rFonts w:ascii="Arial" w:cs="Arial" w:eastAsia="Arial" w:hAnsi="Arial"/>
                </w:rPr>
              </w:rPrChange>
            </w:rPr>
          </w:pPr>
          <w:r w:rsidDel="00000000" w:rsidR="00000000" w:rsidRPr="00000000">
            <w:br w:type="page"/>
          </w:r>
          <w:sdt>
            <w:sdtPr>
              <w:tag w:val="goog_rdk_469"/>
            </w:sdtPr>
            <w:sdtContent>
              <w:r w:rsidDel="00000000" w:rsidR="00000000" w:rsidRPr="00000000">
                <w:rPr>
                  <w:rtl w:val="0"/>
                </w:rPr>
              </w:r>
            </w:sdtContent>
          </w:sdt>
        </w:p>
      </w:sdtContent>
    </w:sdt>
    <w:bookmarkStart w:colFirst="0" w:colLast="0" w:name="bookmark=id.4bvk7pj" w:id="67"/>
    <w:bookmarkEnd w:id="67"/>
    <w:sdt>
      <w:sdtPr>
        <w:tag w:val="goog_rdk_472"/>
      </w:sdtPr>
      <w:sdtContent>
        <w:p w:rsidR="00000000" w:rsidDel="00000000" w:rsidP="00000000" w:rsidRDefault="00000000" w:rsidRPr="00000000" w14:paraId="0000016B">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2r0uhxc" w:id="68"/>
          <w:bookmarkEnd w:id="68"/>
          <w:sdt>
            <w:sdtPr>
              <w:tag w:val="goog_rdk_47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7: Spouse’s financial support</w:t>
                <w:br w:type="textWrapping"/>
              </w:r>
            </w:sdtContent>
          </w:sdt>
        </w:p>
      </w:sdtContent>
    </w:sdt>
    <w:sdt>
      <w:sdtPr>
        <w:tag w:val="goog_rdk_476"/>
      </w:sdtPr>
      <w:sdtContent>
        <w:p w:rsidR="00000000" w:rsidDel="00000000" w:rsidP="00000000" w:rsidRDefault="00000000" w:rsidRPr="00000000" w14:paraId="0000016C">
          <w:pPr>
            <w:rPr>
              <w:rFonts w:ascii="Arial" w:cs="Arial" w:eastAsia="Arial" w:hAnsi="Arial"/>
              <w:rPrChange w:author="Heather Justice" w:id="9" w:date="2024-09-23T20:39:01Z">
                <w:rPr>
                  <w:rFonts w:ascii="Arial" w:cs="Arial" w:eastAsia="Arial" w:hAnsi="Arial"/>
                  <w:color w:val="000000"/>
                </w:rPr>
              </w:rPrChange>
            </w:rPr>
          </w:pPr>
          <w:sdt>
            <w:sdtPr>
              <w:tag w:val="goog_rdk_47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the Veteran indicates that they did not live with their spouse </w:t>
              </w:r>
            </w:sdtContent>
          </w:sdt>
          <w:sdt>
            <w:sdtPr>
              <w:tag w:val="goog_rdk_474"/>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at </w:t>
              </w:r>
            </w:sdtContent>
          </w:sdt>
          <w:sdt>
            <w:sdtPr>
              <w:tag w:val="goog_rdk_47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any time in the previous year, they will be asked whether they provided financial support to their spouse during that time.</w:t>
              </w:r>
            </w:sdtContent>
          </w:sdt>
        </w:p>
      </w:sdtContent>
    </w:sdt>
    <w:sdt>
      <w:sdtPr>
        <w:tag w:val="goog_rdk_478"/>
      </w:sdtPr>
      <w:sdtContent>
        <w:p w:rsidR="00000000" w:rsidDel="00000000" w:rsidP="00000000" w:rsidRDefault="00000000" w:rsidRPr="00000000" w14:paraId="0000016D">
          <w:pPr>
            <w:rPr>
              <w:rFonts w:ascii="Arial" w:cs="Arial" w:eastAsia="Arial" w:hAnsi="Arial"/>
              <w:rPrChange w:author="Heather Justice" w:id="9" w:date="2024-09-23T20:39:01Z">
                <w:rPr>
                  <w:rFonts w:ascii="Arial" w:cs="Arial" w:eastAsia="Arial" w:hAnsi="Arial"/>
                </w:rPr>
              </w:rPrChange>
            </w:rPr>
          </w:pPr>
          <w:sdt>
            <w:sdtPr>
              <w:tag w:val="goog_rdk_477"/>
            </w:sdtPr>
            <w:sdtContent>
              <w:r w:rsidDel="00000000" w:rsidR="00000000" w:rsidRPr="00000000">
                <w:rPr>
                  <w:rtl w:val="0"/>
                </w:rPr>
              </w:r>
            </w:sdtContent>
          </w:sdt>
        </w:p>
      </w:sdtContent>
    </w:sdt>
    <w:sdt>
      <w:sdtPr>
        <w:tag w:val="goog_rdk_480"/>
      </w:sdtPr>
      <w:sdtContent>
        <w:p w:rsidR="00000000" w:rsidDel="00000000" w:rsidP="00000000" w:rsidRDefault="00000000" w:rsidRPr="00000000" w14:paraId="0000016E">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752975" cy="4343400"/>
                <wp:effectExtent b="0" l="0" r="0" t="0"/>
                <wp:docPr id="301"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4752975" cy="4343400"/>
                        </a:xfrm>
                        <a:prstGeom prst="rect"/>
                        <a:ln/>
                      </pic:spPr>
                    </pic:pic>
                  </a:graphicData>
                </a:graphic>
              </wp:inline>
            </w:drawing>
          </w:r>
          <w:sdt>
            <w:sdtPr>
              <w:tag w:val="goog_rdk_479"/>
            </w:sdtPr>
            <w:sdtContent>
              <w:r w:rsidDel="00000000" w:rsidR="00000000" w:rsidRPr="00000000">
                <w:rPr>
                  <w:rtl w:val="0"/>
                </w:rPr>
              </w:r>
            </w:sdtContent>
          </w:sdt>
        </w:p>
      </w:sdtContent>
    </w:sdt>
    <w:sdt>
      <w:sdtPr>
        <w:tag w:val="goog_rdk_482"/>
      </w:sdtPr>
      <w:sdtContent>
        <w:p w:rsidR="00000000" w:rsidDel="00000000" w:rsidP="00000000" w:rsidRDefault="00000000" w:rsidRPr="00000000" w14:paraId="0000016F">
          <w:pPr>
            <w:rPr>
              <w:rFonts w:ascii="Arial" w:cs="Arial" w:eastAsia="Arial" w:hAnsi="Arial"/>
              <w:rPrChange w:author="Heather Justice" w:id="9" w:date="2024-09-23T20:39:01Z">
                <w:rPr>
                  <w:rFonts w:ascii="Arial" w:cs="Arial" w:eastAsia="Arial" w:hAnsi="Arial"/>
                  <w:color w:val="000000"/>
                </w:rPr>
              </w:rPrChange>
            </w:rPr>
          </w:pPr>
          <w:bookmarkStart w:colFirst="0" w:colLast="0" w:name="_heading=h.1664s55" w:id="69"/>
          <w:bookmarkEnd w:id="69"/>
          <w:sdt>
            <w:sdtPr>
              <w:tag w:val="goog_rdk_481"/>
            </w:sdtPr>
            <w:sdtContent>
              <w:r w:rsidDel="00000000" w:rsidR="00000000" w:rsidRPr="00000000">
                <w:rPr>
                  <w:rtl w:val="0"/>
                </w:rPr>
              </w:r>
            </w:sdtContent>
          </w:sdt>
        </w:p>
      </w:sdtContent>
    </w:sdt>
    <w:bookmarkStart w:colFirst="0" w:colLast="0" w:name="bookmark=id.3q5sasy" w:id="70"/>
    <w:bookmarkEnd w:id="70"/>
    <w:sdt>
      <w:sdtPr>
        <w:tag w:val="goog_rdk_484"/>
      </w:sdtPr>
      <w:sdtContent>
        <w:p w:rsidR="00000000" w:rsidDel="00000000" w:rsidP="00000000" w:rsidRDefault="00000000" w:rsidRPr="00000000" w14:paraId="00000170">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25b2l0r" w:id="71"/>
          <w:bookmarkEnd w:id="71"/>
          <w:sdt>
            <w:sdtPr>
              <w:tag w:val="goog_rdk_48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8: Dependent’s information</w:t>
                <w:br w:type="textWrapping"/>
              </w:r>
            </w:sdtContent>
          </w:sdt>
        </w:p>
      </w:sdtContent>
    </w:sdt>
    <w:sdt>
      <w:sdtPr>
        <w:tag w:val="goog_rdk_487"/>
      </w:sdtPr>
      <w:sdtContent>
        <w:p w:rsidR="00000000" w:rsidDel="00000000" w:rsidP="00000000" w:rsidRDefault="00000000" w:rsidRPr="00000000" w14:paraId="00000171">
          <w:pPr>
            <w:rPr>
              <w:rFonts w:ascii="Arial" w:cs="Arial" w:eastAsia="Arial" w:hAnsi="Arial"/>
              <w:rPrChange w:author="Heather Justice" w:id="9" w:date="2024-09-23T20:39:01Z">
                <w:rPr>
                  <w:rFonts w:ascii="Arial" w:cs="Arial" w:eastAsia="Arial" w:hAnsi="Arial"/>
                  <w:color w:val="000000"/>
                </w:rPr>
              </w:rPrChange>
            </w:rPr>
          </w:pPr>
          <w:sdt>
            <w:sdtPr>
              <w:tag w:val="goog_rdk_48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the Veteran indicates that they have at least one dependent, the form will ask them to input information about the dependent. They will have the option to enter more than one dependent.</w:t>
              </w:r>
            </w:sdtContent>
          </w:sdt>
          <w:r w:rsidDel="00000000" w:rsidR="00000000" w:rsidRPr="00000000">
            <w:br w:type="page"/>
          </w:r>
          <w:sdt>
            <w:sdtPr>
              <w:tag w:val="goog_rdk_486"/>
            </w:sdtPr>
            <w:sdtContent>
              <w:r w:rsidDel="00000000" w:rsidR="00000000" w:rsidRPr="00000000">
                <w:rPr>
                  <w:rtl w:val="0"/>
                </w:rPr>
              </w:r>
            </w:sdtContent>
          </w:sdt>
        </w:p>
      </w:sdtContent>
    </w:sdt>
    <w:sdt>
      <w:sdtPr>
        <w:tag w:val="goog_rdk_489"/>
      </w:sdtPr>
      <w:sdtContent>
        <w:p w:rsidR="00000000" w:rsidDel="00000000" w:rsidP="00000000" w:rsidRDefault="00000000" w:rsidRPr="00000000" w14:paraId="00000172">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981575" cy="6219825"/>
                <wp:effectExtent b="0" l="0" r="0" t="0"/>
                <wp:docPr id="302" name="image16.png"/>
                <a:graphic>
                  <a:graphicData uri="http://schemas.openxmlformats.org/drawingml/2006/picture">
                    <pic:pic>
                      <pic:nvPicPr>
                        <pic:cNvPr id="0" name="image16.png"/>
                        <pic:cNvPicPr preferRelativeResize="0"/>
                      </pic:nvPicPr>
                      <pic:blipFill>
                        <a:blip r:embed="rId71"/>
                        <a:srcRect b="0" l="0" r="0" t="0"/>
                        <a:stretch>
                          <a:fillRect/>
                        </a:stretch>
                      </pic:blipFill>
                      <pic:spPr>
                        <a:xfrm>
                          <a:off x="0" y="0"/>
                          <a:ext cx="4981575" cy="6219825"/>
                        </a:xfrm>
                        <a:prstGeom prst="rect"/>
                        <a:ln/>
                      </pic:spPr>
                    </pic:pic>
                  </a:graphicData>
                </a:graphic>
              </wp:inline>
            </w:drawing>
          </w:r>
          <w:sdt>
            <w:sdtPr>
              <w:tag w:val="goog_rdk_488"/>
            </w:sdtPr>
            <w:sdtContent>
              <w:r w:rsidDel="00000000" w:rsidR="00000000" w:rsidRPr="00000000">
                <w:rPr>
                  <w:rtl w:val="0"/>
                </w:rPr>
              </w:r>
            </w:sdtContent>
          </w:sdt>
        </w:p>
      </w:sdtContent>
    </w:sdt>
    <w:sdt>
      <w:sdtPr>
        <w:tag w:val="goog_rdk_491"/>
      </w:sdtPr>
      <w:sdtContent>
        <w:p w:rsidR="00000000" w:rsidDel="00000000" w:rsidP="00000000" w:rsidRDefault="00000000" w:rsidRPr="00000000" w14:paraId="00000173">
          <w:pPr>
            <w:rPr>
              <w:rFonts w:ascii="Arial" w:cs="Arial" w:eastAsia="Arial" w:hAnsi="Arial"/>
              <w:rPrChange w:author="Heather Justice" w:id="9" w:date="2024-09-23T20:39:01Z">
                <w:rPr>
                  <w:rFonts w:ascii="Arial" w:cs="Arial" w:eastAsia="Arial" w:hAnsi="Arial"/>
                  <w:color w:val="000000"/>
                </w:rPr>
              </w:rPrChange>
            </w:rPr>
          </w:pPr>
          <w:sdt>
            <w:sdtPr>
              <w:tag w:val="goog_rdk_490"/>
            </w:sdtPr>
            <w:sdtContent>
              <w:r w:rsidDel="00000000" w:rsidR="00000000" w:rsidRPr="00000000">
                <w:rPr>
                  <w:rtl w:val="0"/>
                </w:rPr>
              </w:r>
            </w:sdtContent>
          </w:sdt>
        </w:p>
      </w:sdtContent>
    </w:sdt>
    <w:sdt>
      <w:sdtPr>
        <w:tag w:val="goog_rdk_493"/>
      </w:sdtPr>
      <w:sdtContent>
        <w:p w:rsidR="00000000" w:rsidDel="00000000" w:rsidP="00000000" w:rsidRDefault="00000000" w:rsidRPr="00000000" w14:paraId="00000174">
          <w:pPr>
            <w:rPr>
              <w:rFonts w:ascii="Arial" w:cs="Arial" w:eastAsia="Arial" w:hAnsi="Arial"/>
              <w:rPrChange w:author="Heather Justice" w:id="9" w:date="2024-09-23T20:39:01Z">
                <w:rPr>
                  <w:rFonts w:ascii="Arial" w:cs="Arial" w:eastAsia="Arial" w:hAnsi="Arial"/>
                  <w:color w:val="000000"/>
                </w:rPr>
              </w:rPrChange>
            </w:rPr>
          </w:pPr>
          <w:sdt>
            <w:sdtPr>
              <w:tag w:val="goog_rdk_49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Examples of when someone becomes your dependent:</w:t>
                <w:br w:type="textWrapping"/>
              </w:r>
            </w:sdtContent>
          </w:sdt>
        </w:p>
      </w:sdtContent>
    </w:sdt>
    <w:p w:rsidR="00000000" w:rsidDel="00000000" w:rsidP="00000000" w:rsidRDefault="00000000" w:rsidRPr="00000000" w14:paraId="00000175">
      <w:pPr>
        <w:numPr>
          <w:ilvl w:val="0"/>
          <w:numId w:val="1"/>
        </w:numPr>
        <w:ind w:left="720" w:hanging="360"/>
        <w:rPr>
          <w:rFonts w:ascii="Arial" w:cs="Arial" w:eastAsia="Arial" w:hAnsi="Arial"/>
          <w:color w:val="000000"/>
        </w:rPr>
      </w:pPr>
      <w:sdt>
        <w:sdtPr>
          <w:tag w:val="goog_rdk_494"/>
        </w:sdtPr>
        <w:sdtContent>
          <w:r w:rsidDel="00000000" w:rsidR="00000000" w:rsidRPr="00000000">
            <w:rPr>
              <w:rFonts w:ascii="Arial" w:cs="Arial" w:eastAsia="Arial" w:hAnsi="Arial"/>
              <w:rtl w:val="0"/>
              <w:rPrChange w:author="Heather Justice" w:id="9" w:date="2024-09-23T20:39:01Z">
                <w:rPr>
                  <w:rFonts w:ascii="Arial" w:cs="Arial" w:eastAsia="Arial" w:hAnsi="Arial"/>
                  <w:b w:val="1"/>
                  <w:color w:val="000000"/>
                </w:rPr>
              </w:rPrChange>
            </w:rPr>
            <w:t xml:space="preserve">Birth of a child</w:t>
          </w:r>
        </w:sdtContent>
      </w:sdt>
      <w:sdt>
        <w:sdtPr>
          <w:tag w:val="goog_rdk_49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The DOB would be the date the child became your dependent.</w:t>
          </w:r>
        </w:sdtContent>
      </w:sdt>
    </w:p>
    <w:p w:rsidR="00000000" w:rsidDel="00000000" w:rsidP="00000000" w:rsidRDefault="00000000" w:rsidRPr="00000000" w14:paraId="00000176">
      <w:pPr>
        <w:numPr>
          <w:ilvl w:val="0"/>
          <w:numId w:val="1"/>
        </w:numPr>
        <w:ind w:left="720" w:hanging="360"/>
        <w:rPr>
          <w:rFonts w:ascii="Arial" w:cs="Arial" w:eastAsia="Arial" w:hAnsi="Arial"/>
          <w:color w:val="000000"/>
        </w:rPr>
      </w:pPr>
      <w:sdt>
        <w:sdtPr>
          <w:tag w:val="goog_rdk_496"/>
        </w:sdtPr>
        <w:sdtContent>
          <w:r w:rsidDel="00000000" w:rsidR="00000000" w:rsidRPr="00000000">
            <w:rPr>
              <w:rFonts w:ascii="Arial" w:cs="Arial" w:eastAsia="Arial" w:hAnsi="Arial"/>
              <w:rtl w:val="0"/>
              <w:rPrChange w:author="Heather Justice" w:id="9" w:date="2024-09-23T20:39:01Z">
                <w:rPr>
                  <w:rFonts w:ascii="Arial" w:cs="Arial" w:eastAsia="Arial" w:hAnsi="Arial"/>
                  <w:b w:val="1"/>
                  <w:color w:val="000000"/>
                </w:rPr>
              </w:rPrChange>
            </w:rPr>
            <w:t xml:space="preserve">Adoption</w:t>
          </w:r>
        </w:sdtContent>
      </w:sdt>
      <w:sdt>
        <w:sdtPr>
          <w:tag w:val="goog_rdk_49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w:t>
          </w:r>
        </w:sdtContent>
      </w:sdt>
      <w:sdt>
        <w:sdtPr>
          <w:tag w:val="goog_rdk_49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2"/>
                  <w:szCs w:val="22"/>
                </w:rPr>
              </w:rPrChange>
            </w:rPr>
            <w:t xml:space="preserve"> </w:t>
          </w:r>
        </w:sdtContent>
      </w:sdt>
      <w:sdt>
        <w:sdtPr>
          <w:tag w:val="goog_rdk_499"/>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official date of adoption would be the date on which the child became your dependent.</w:t>
          </w:r>
        </w:sdtContent>
      </w:sdt>
      <w:r w:rsidDel="00000000" w:rsidR="00000000" w:rsidRPr="00000000">
        <w:br w:type="page"/>
      </w:r>
      <w:sdt>
        <w:sdtPr>
          <w:tag w:val="goog_rdk_500"/>
        </w:sdtPr>
        <w:sdtContent>
          <w:r w:rsidDel="00000000" w:rsidR="00000000" w:rsidRPr="00000000">
            <w:rPr>
              <w:rtl w:val="0"/>
            </w:rPr>
          </w:r>
        </w:sdtContent>
      </w:sdt>
    </w:p>
    <w:bookmarkStart w:colFirst="0" w:colLast="0" w:name="bookmark=id.kgcv8k" w:id="72"/>
    <w:bookmarkEnd w:id="72"/>
    <w:sdt>
      <w:sdtPr>
        <w:tag w:val="goog_rdk_503"/>
      </w:sdtPr>
      <w:sdtContent>
        <w:p w:rsidR="00000000" w:rsidDel="00000000" w:rsidP="00000000" w:rsidRDefault="00000000" w:rsidRPr="00000000" w14:paraId="00000177">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34g0dwd" w:id="73"/>
          <w:bookmarkEnd w:id="73"/>
          <w:sdt>
            <w:sdtPr>
              <w:tag w:val="goog_rdk_50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9: Dependent’s personal information</w:t>
                <w:br w:type="textWrapping"/>
                <w:br w:type="textWrapping"/>
                <w:t xml:space="preserve">The Veteran will be asked to provide the dependent’s information.</w:t>
                <w:br w:type="textWrapping"/>
                <w:br w:type="textWrapping"/>
              </w:r>
            </w:sdtContent>
          </w:sdt>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3119438" cy="7109638"/>
                <wp:effectExtent b="0" l="0" r="0" t="0"/>
                <wp:docPr id="303" name="image17.png"/>
                <a:graphic>
                  <a:graphicData uri="http://schemas.openxmlformats.org/drawingml/2006/picture">
                    <pic:pic>
                      <pic:nvPicPr>
                        <pic:cNvPr id="0" name="image17.png"/>
                        <pic:cNvPicPr preferRelativeResize="0"/>
                      </pic:nvPicPr>
                      <pic:blipFill>
                        <a:blip r:embed="rId72"/>
                        <a:srcRect b="1107" l="0" r="15508" t="1691"/>
                        <a:stretch>
                          <a:fillRect/>
                        </a:stretch>
                      </pic:blipFill>
                      <pic:spPr>
                        <a:xfrm>
                          <a:off x="0" y="0"/>
                          <a:ext cx="3119438" cy="7109638"/>
                        </a:xfrm>
                        <a:prstGeom prst="rect"/>
                        <a:ln/>
                      </pic:spPr>
                    </pic:pic>
                  </a:graphicData>
                </a:graphic>
              </wp:inline>
            </w:drawing>
          </w:r>
          <w:r w:rsidDel="00000000" w:rsidR="00000000" w:rsidRPr="00000000">
            <w:br w:type="page"/>
          </w:r>
          <w:sdt>
            <w:sdtPr>
              <w:tag w:val="goog_rdk_502"/>
            </w:sdtPr>
            <w:sdtContent>
              <w:r w:rsidDel="00000000" w:rsidR="00000000" w:rsidRPr="00000000">
                <w:rPr>
                  <w:rtl w:val="0"/>
                </w:rPr>
              </w:r>
            </w:sdtContent>
          </w:sdt>
        </w:p>
      </w:sdtContent>
    </w:sdt>
    <w:bookmarkStart w:colFirst="0" w:colLast="0" w:name="bookmark=id.xvir7l" w:id="74"/>
    <w:bookmarkEnd w:id="74"/>
    <w:sdt>
      <w:sdtPr>
        <w:tag w:val="goog_rdk_505"/>
      </w:sdtPr>
      <w:sdtContent>
        <w:p w:rsidR="00000000" w:rsidDel="00000000" w:rsidP="00000000" w:rsidRDefault="00000000" w:rsidRPr="00000000" w14:paraId="00000178">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3hv69ve" w:id="75"/>
          <w:bookmarkEnd w:id="75"/>
          <w:sdt>
            <w:sdtPr>
              <w:tag w:val="goog_rdk_50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10: Dependent’s additional information</w:t>
                <w:br w:type="textWrapping"/>
              </w:r>
            </w:sdtContent>
          </w:sdt>
        </w:p>
      </w:sdtContent>
    </w:sdt>
    <w:sdt>
      <w:sdtPr>
        <w:tag w:val="goog_rdk_509"/>
      </w:sdtPr>
      <w:sdtContent>
        <w:p w:rsidR="00000000" w:rsidDel="00000000" w:rsidP="00000000" w:rsidRDefault="00000000" w:rsidRPr="00000000" w14:paraId="00000179">
          <w:pPr>
            <w:rPr>
              <w:rFonts w:ascii="Arial" w:cs="Arial" w:eastAsia="Arial" w:hAnsi="Arial"/>
              <w:rPrChange w:author="Heather Justice" w:id="9" w:date="2024-09-23T20:39:01Z">
                <w:rPr>
                  <w:rFonts w:ascii="Arial" w:cs="Arial" w:eastAsia="Arial" w:hAnsi="Arial"/>
                  <w:color w:val="000000"/>
                </w:rPr>
              </w:rPrChange>
            </w:rPr>
          </w:pPr>
          <w:sdt>
            <w:sdtPr>
              <w:tag w:val="goog_rdk_506"/>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Veteran will be asked whether their dependent was permanently disabled before turning 18 years old, whether they lived with them during the previous year, and if the dependent earned any income </w:t>
              </w:r>
            </w:sdtContent>
          </w:sdt>
          <w:sdt>
            <w:sdtPr>
              <w:tag w:val="goog_rdk_507"/>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during the last</w:t>
              </w:r>
            </w:sdtContent>
          </w:sdt>
          <w:sdt>
            <w:sdtPr>
              <w:tag w:val="goog_rdk_50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year.</w:t>
              </w:r>
            </w:sdtContent>
          </w:sdt>
        </w:p>
      </w:sdtContent>
    </w:sdt>
    <w:sdt>
      <w:sdtPr>
        <w:tag w:val="goog_rdk_511"/>
      </w:sdtPr>
      <w:sdtContent>
        <w:p w:rsidR="00000000" w:rsidDel="00000000" w:rsidP="00000000" w:rsidRDefault="00000000" w:rsidRPr="00000000" w14:paraId="0000017A">
          <w:pPr>
            <w:rPr>
              <w:rFonts w:ascii="Arial" w:cs="Arial" w:eastAsia="Arial" w:hAnsi="Arial"/>
              <w:rPrChange w:author="Heather Justice" w:id="9" w:date="2024-09-23T20:39:01Z">
                <w:rPr>
                  <w:rFonts w:ascii="Arial" w:cs="Arial" w:eastAsia="Arial" w:hAnsi="Arial"/>
                </w:rPr>
              </w:rPrChange>
            </w:rPr>
          </w:pPr>
          <w:sdt>
            <w:sdtPr>
              <w:tag w:val="goog_rdk_510"/>
            </w:sdtPr>
            <w:sdtContent>
              <w:r w:rsidDel="00000000" w:rsidR="00000000" w:rsidRPr="00000000">
                <w:rPr>
                  <w:rtl w:val="0"/>
                </w:rPr>
              </w:r>
            </w:sdtContent>
          </w:sdt>
        </w:p>
      </w:sdtContent>
    </w:sdt>
    <w:sdt>
      <w:sdtPr>
        <w:tag w:val="goog_rdk_513"/>
      </w:sdtPr>
      <w:sdtContent>
        <w:p w:rsidR="00000000" w:rsidDel="00000000" w:rsidP="00000000" w:rsidRDefault="00000000" w:rsidRPr="00000000" w14:paraId="0000017B">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3638550" cy="5800725"/>
                <wp:effectExtent b="0" l="0" r="0" t="0"/>
                <wp:docPr id="328" name="image32.png"/>
                <a:graphic>
                  <a:graphicData uri="http://schemas.openxmlformats.org/drawingml/2006/picture">
                    <pic:pic>
                      <pic:nvPicPr>
                        <pic:cNvPr id="0" name="image32.png"/>
                        <pic:cNvPicPr preferRelativeResize="0"/>
                      </pic:nvPicPr>
                      <pic:blipFill>
                        <a:blip r:embed="rId73"/>
                        <a:srcRect b="0" l="2676" r="4378" t="1072"/>
                        <a:stretch>
                          <a:fillRect/>
                        </a:stretch>
                      </pic:blipFill>
                      <pic:spPr>
                        <a:xfrm>
                          <a:off x="0" y="0"/>
                          <a:ext cx="3638550" cy="5800725"/>
                        </a:xfrm>
                        <a:prstGeom prst="rect"/>
                        <a:ln/>
                      </pic:spPr>
                    </pic:pic>
                  </a:graphicData>
                </a:graphic>
              </wp:inline>
            </w:drawing>
          </w:r>
          <w:sdt>
            <w:sdtPr>
              <w:tag w:val="goog_rdk_512"/>
            </w:sdtPr>
            <w:sdtContent>
              <w:r w:rsidDel="00000000" w:rsidR="00000000" w:rsidRPr="00000000">
                <w:rPr>
                  <w:rtl w:val="0"/>
                </w:rPr>
              </w:r>
            </w:sdtContent>
          </w:sdt>
        </w:p>
      </w:sdtContent>
    </w:sdt>
    <w:sdt>
      <w:sdtPr>
        <w:tag w:val="goog_rdk_515"/>
      </w:sdtPr>
      <w:sdtContent>
        <w:p w:rsidR="00000000" w:rsidDel="00000000" w:rsidP="00000000" w:rsidRDefault="00000000" w:rsidRPr="00000000" w14:paraId="0000017C">
          <w:pPr>
            <w:pStyle w:val="Heading3"/>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br w:type="page"/>
          </w:r>
          <w:sdt>
            <w:sdtPr>
              <w:tag w:val="goog_rdk_514"/>
            </w:sdtPr>
            <w:sdtContent>
              <w:r w:rsidDel="00000000" w:rsidR="00000000" w:rsidRPr="00000000">
                <w:rPr>
                  <w:rtl w:val="0"/>
                </w:rPr>
              </w:r>
            </w:sdtContent>
          </w:sdt>
        </w:p>
      </w:sdtContent>
    </w:sdt>
    <w:bookmarkStart w:colFirst="0" w:colLast="0" w:name="bookmark=id.1x0gk37" w:id="76"/>
    <w:bookmarkEnd w:id="76"/>
    <w:sdt>
      <w:sdtPr>
        <w:tag w:val="goog_rdk_517"/>
      </w:sdtPr>
      <w:sdtContent>
        <w:p w:rsidR="00000000" w:rsidDel="00000000" w:rsidP="00000000" w:rsidRDefault="00000000" w:rsidRPr="00000000" w14:paraId="0000017D">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4h042r0" w:id="77"/>
          <w:bookmarkEnd w:id="77"/>
          <w:sdt>
            <w:sdtPr>
              <w:tag w:val="goog_rdk_516"/>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11: Dependent’s annual income (previous year)</w:t>
                <w:br w:type="textWrapping"/>
              </w:r>
            </w:sdtContent>
          </w:sdt>
        </w:p>
      </w:sdtContent>
    </w:sdt>
    <w:sdt>
      <w:sdtPr>
        <w:tag w:val="goog_rdk_524"/>
      </w:sdtPr>
      <w:sdtContent>
        <w:p w:rsidR="00000000" w:rsidDel="00000000" w:rsidP="00000000" w:rsidRDefault="00000000" w:rsidRPr="00000000" w14:paraId="0000017E">
          <w:pPr>
            <w:rPr>
              <w:rFonts w:ascii="Arial" w:cs="Arial" w:eastAsia="Arial" w:hAnsi="Arial"/>
              <w:rPrChange w:author="Heather Justice" w:id="9" w:date="2024-09-23T20:39:01Z">
                <w:rPr>
                  <w:rFonts w:ascii="Arial" w:cs="Arial" w:eastAsia="Arial" w:hAnsi="Arial"/>
                </w:rPr>
              </w:rPrChange>
            </w:rPr>
          </w:pPr>
          <w:sdt>
            <w:sdtPr>
              <w:tag w:val="goog_rdk_51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the Veteran indicates</w:t>
              </w:r>
            </w:sdtContent>
          </w:sdt>
          <w:sdt>
            <w:sdtPr>
              <w:tag w:val="goog_rdk_519"/>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 </w:t>
              </w:r>
            </w:sdtContent>
          </w:sdt>
          <w:sdt>
            <w:sdtPr>
              <w:tag w:val="goog_rdk_52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their dependent earned income during the previous year, they </w:t>
              </w:r>
            </w:sdtContent>
          </w:sdt>
          <w:sdt>
            <w:sdtPr>
              <w:tag w:val="goog_rdk_521"/>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must provide</w:t>
              </w:r>
            </w:sdtContent>
          </w:sdt>
          <w:sdt>
            <w:sdtPr>
              <w:tag w:val="goog_rdk_52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those income details.</w:t>
                <w:br w:type="textWrapping"/>
              </w:r>
            </w:sdtContent>
          </w:sdt>
          <w:sdt>
            <w:sdtPr>
              <w:tag w:val="goog_rdk_523"/>
            </w:sdtPr>
            <w:sdtContent>
              <w:r w:rsidDel="00000000" w:rsidR="00000000" w:rsidRPr="00000000">
                <w:rPr>
                  <w:rtl w:val="0"/>
                </w:rPr>
              </w:r>
            </w:sdtContent>
          </w:sdt>
        </w:p>
      </w:sdtContent>
    </w:sdt>
    <w:sdt>
      <w:sdtPr>
        <w:tag w:val="goog_rdk_526"/>
      </w:sdtPr>
      <w:sdtContent>
        <w:p w:rsidR="00000000" w:rsidDel="00000000" w:rsidP="00000000" w:rsidRDefault="00000000" w:rsidRPr="00000000" w14:paraId="0000017F">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400550" cy="5086350"/>
                <wp:effectExtent b="0" l="0" r="0" t="0"/>
                <wp:docPr id="329" name="image34.png"/>
                <a:graphic>
                  <a:graphicData uri="http://schemas.openxmlformats.org/drawingml/2006/picture">
                    <pic:pic>
                      <pic:nvPicPr>
                        <pic:cNvPr id="0" name="image34.png"/>
                        <pic:cNvPicPr preferRelativeResize="0"/>
                      </pic:nvPicPr>
                      <pic:blipFill>
                        <a:blip r:embed="rId74"/>
                        <a:srcRect b="0" l="0" r="0" t="0"/>
                        <a:stretch>
                          <a:fillRect/>
                        </a:stretch>
                      </pic:blipFill>
                      <pic:spPr>
                        <a:xfrm>
                          <a:off x="0" y="0"/>
                          <a:ext cx="4400550" cy="5086350"/>
                        </a:xfrm>
                        <a:prstGeom prst="rect"/>
                        <a:ln/>
                      </pic:spPr>
                    </pic:pic>
                  </a:graphicData>
                </a:graphic>
              </wp:inline>
            </w:drawing>
          </w:r>
          <w:r w:rsidDel="00000000" w:rsidR="00000000" w:rsidRPr="00000000">
            <w:br w:type="page"/>
          </w:r>
          <w:sdt>
            <w:sdtPr>
              <w:tag w:val="goog_rdk_525"/>
            </w:sdtPr>
            <w:sdtContent>
              <w:r w:rsidDel="00000000" w:rsidR="00000000" w:rsidRPr="00000000">
                <w:rPr>
                  <w:rtl w:val="0"/>
                </w:rPr>
              </w:r>
            </w:sdtContent>
          </w:sdt>
        </w:p>
      </w:sdtContent>
    </w:sdt>
    <w:sdt>
      <w:sdtPr>
        <w:tag w:val="goog_rdk_528"/>
      </w:sdtPr>
      <w:sdtContent>
        <w:p w:rsidR="00000000" w:rsidDel="00000000" w:rsidP="00000000" w:rsidRDefault="00000000" w:rsidRPr="00000000" w14:paraId="00000180">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0" distT="0" distL="0" distR="0">
                <wp:extent cx="4533900" cy="6883400"/>
                <wp:effectExtent b="0" l="0" r="0" t="0"/>
                <wp:docPr id="330" name="image39.png"/>
                <a:graphic>
                  <a:graphicData uri="http://schemas.openxmlformats.org/drawingml/2006/picture">
                    <pic:pic>
                      <pic:nvPicPr>
                        <pic:cNvPr id="0" name="image39.png"/>
                        <pic:cNvPicPr preferRelativeResize="0"/>
                      </pic:nvPicPr>
                      <pic:blipFill>
                        <a:blip r:embed="rId75"/>
                        <a:srcRect b="1457" l="0" r="0" t="1801"/>
                        <a:stretch>
                          <a:fillRect/>
                        </a:stretch>
                      </pic:blipFill>
                      <pic:spPr>
                        <a:xfrm>
                          <a:off x="0" y="0"/>
                          <a:ext cx="4533900" cy="6883400"/>
                        </a:xfrm>
                        <a:prstGeom prst="rect"/>
                        <a:ln/>
                      </pic:spPr>
                    </pic:pic>
                  </a:graphicData>
                </a:graphic>
              </wp:inline>
            </w:drawing>
          </w:r>
          <w:sdt>
            <w:sdtPr>
              <w:tag w:val="goog_rdk_527"/>
            </w:sdtPr>
            <w:sdtContent>
              <w:r w:rsidDel="00000000" w:rsidR="00000000" w:rsidRPr="00000000">
                <w:rPr>
                  <w:rtl w:val="0"/>
                </w:rPr>
              </w:r>
            </w:sdtContent>
          </w:sdt>
        </w:p>
      </w:sdtContent>
    </w:sdt>
    <w:sdt>
      <w:sdtPr>
        <w:tag w:val="goog_rdk_531"/>
      </w:sdtPr>
      <w:sdtContent>
        <w:p w:rsidR="00000000" w:rsidDel="00000000" w:rsidP="00000000" w:rsidRDefault="00000000" w:rsidRPr="00000000" w14:paraId="00000181">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2w5ecyt" w:id="78"/>
          <w:bookmarkEnd w:id="78"/>
          <w:sdt>
            <w:sdtPr>
              <w:tag w:val="goog_rdk_529"/>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br w:type="textWrapping"/>
              </w:r>
            </w:sdtContent>
          </w:sdt>
          <w:r w:rsidDel="00000000" w:rsidR="00000000" w:rsidRPr="00000000">
            <w:br w:type="page"/>
          </w:r>
          <w:sdt>
            <w:sdtPr>
              <w:tag w:val="goog_rdk_530"/>
            </w:sdtPr>
            <w:sdtContent>
              <w:r w:rsidDel="00000000" w:rsidR="00000000" w:rsidRPr="00000000">
                <w:rPr>
                  <w:rtl w:val="0"/>
                </w:rPr>
              </w:r>
            </w:sdtContent>
          </w:sdt>
        </w:p>
      </w:sdtContent>
    </w:sdt>
    <w:bookmarkStart w:colFirst="0" w:colLast="0" w:name="bookmark=id.1wtejactvjhq" w:id="79"/>
    <w:bookmarkEnd w:id="79"/>
    <w:sdt>
      <w:sdtPr>
        <w:tag w:val="goog_rdk_533"/>
      </w:sdtPr>
      <w:sdtContent>
        <w:p w:rsidR="00000000" w:rsidDel="00000000" w:rsidP="00000000" w:rsidRDefault="00000000" w:rsidRPr="00000000" w14:paraId="00000182">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1baon6m" w:id="80"/>
          <w:bookmarkEnd w:id="80"/>
          <w:sdt>
            <w:sdtPr>
              <w:tag w:val="goog_rdk_53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12: Dependent’s education expenses</w:t>
                <w:br w:type="textWrapping"/>
              </w:r>
            </w:sdtContent>
          </w:sdt>
        </w:p>
      </w:sdtContent>
    </w:sdt>
    <w:sdt>
      <w:sdtPr>
        <w:tag w:val="goog_rdk_535"/>
      </w:sdtPr>
      <w:sdtContent>
        <w:p w:rsidR="00000000" w:rsidDel="00000000" w:rsidP="00000000" w:rsidRDefault="00000000" w:rsidRPr="00000000" w14:paraId="00000183">
          <w:pPr>
            <w:rPr>
              <w:rFonts w:ascii="Arial" w:cs="Arial" w:eastAsia="Arial" w:hAnsi="Arial"/>
              <w:rPrChange w:author="Heather Justice" w:id="9" w:date="2024-09-23T20:39:01Z">
                <w:rPr>
                  <w:rFonts w:ascii="Arial" w:cs="Arial" w:eastAsia="Arial" w:hAnsi="Arial"/>
                  <w:color w:val="000000"/>
                </w:rPr>
              </w:rPrChange>
            </w:rPr>
          </w:pPr>
          <w:sdt>
            <w:sdtPr>
              <w:tag w:val="goog_rdk_53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the dependent is between the ages of 18 and 24, the Veteran will be asked about education expenses.</w:t>
              </w:r>
            </w:sdtContent>
          </w:sdt>
        </w:p>
      </w:sdtContent>
    </w:sdt>
    <w:sdt>
      <w:sdtPr>
        <w:tag w:val="goog_rdk_537"/>
      </w:sdtPr>
      <w:sdtContent>
        <w:p w:rsidR="00000000" w:rsidDel="00000000" w:rsidP="00000000" w:rsidRDefault="00000000" w:rsidRPr="00000000" w14:paraId="00000184">
          <w:pPr>
            <w:rPr>
              <w:rFonts w:ascii="Arial" w:cs="Arial" w:eastAsia="Arial" w:hAnsi="Arial"/>
              <w:rPrChange w:author="Heather Justice" w:id="9" w:date="2024-09-23T20:39:01Z">
                <w:rPr>
                  <w:rFonts w:ascii="Arial" w:cs="Arial" w:eastAsia="Arial" w:hAnsi="Arial"/>
                  <w:color w:val="000000"/>
                </w:rPr>
              </w:rPrChange>
            </w:rPr>
          </w:pPr>
          <w:sdt>
            <w:sdtPr>
              <w:tag w:val="goog_rdk_536"/>
            </w:sdtPr>
            <w:sdtContent>
              <w:r w:rsidDel="00000000" w:rsidR="00000000" w:rsidRPr="00000000">
                <w:rPr>
                  <w:rtl w:val="0"/>
                </w:rPr>
              </w:r>
            </w:sdtContent>
          </w:sdt>
        </w:p>
      </w:sdtContent>
    </w:sdt>
    <w:sdt>
      <w:sdtPr>
        <w:tag w:val="goog_rdk_539"/>
      </w:sdtPr>
      <w:sdtContent>
        <w:p w:rsidR="00000000" w:rsidDel="00000000" w:rsidP="00000000" w:rsidRDefault="00000000" w:rsidRPr="00000000" w14:paraId="00000185">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color w:val="000000"/>
                </w:rPr>
              </w:rPrChange>
            </w:rPr>
            <w:drawing>
              <wp:inline distB="114300" distT="114300" distL="114300" distR="114300">
                <wp:extent cx="4591050" cy="5514975"/>
                <wp:effectExtent b="0" l="0" r="0" t="0"/>
                <wp:docPr id="331" name="image30.png"/>
                <a:graphic>
                  <a:graphicData uri="http://schemas.openxmlformats.org/drawingml/2006/picture">
                    <pic:pic>
                      <pic:nvPicPr>
                        <pic:cNvPr id="0" name="image30.png"/>
                        <pic:cNvPicPr preferRelativeResize="0"/>
                      </pic:nvPicPr>
                      <pic:blipFill>
                        <a:blip r:embed="rId76"/>
                        <a:srcRect b="0" l="0" r="0" t="0"/>
                        <a:stretch>
                          <a:fillRect/>
                        </a:stretch>
                      </pic:blipFill>
                      <pic:spPr>
                        <a:xfrm>
                          <a:off x="0" y="0"/>
                          <a:ext cx="4591050" cy="5514975"/>
                        </a:xfrm>
                        <a:prstGeom prst="rect"/>
                        <a:ln/>
                      </pic:spPr>
                    </pic:pic>
                  </a:graphicData>
                </a:graphic>
              </wp:inline>
            </w:drawing>
          </w:r>
          <w:sdt>
            <w:sdtPr>
              <w:tag w:val="goog_rdk_538"/>
            </w:sdtPr>
            <w:sdtContent>
              <w:r w:rsidDel="00000000" w:rsidR="00000000" w:rsidRPr="00000000">
                <w:rPr>
                  <w:rtl w:val="0"/>
                </w:rPr>
              </w:r>
            </w:sdtContent>
          </w:sdt>
        </w:p>
      </w:sdtContent>
    </w:sdt>
    <w:sdt>
      <w:sdtPr>
        <w:tag w:val="goog_rdk_541"/>
      </w:sdtPr>
      <w:sdtContent>
        <w:p w:rsidR="00000000" w:rsidDel="00000000" w:rsidP="00000000" w:rsidRDefault="00000000" w:rsidRPr="00000000" w14:paraId="00000186">
          <w:pPr>
            <w:rPr>
              <w:rFonts w:ascii="Arial" w:cs="Arial" w:eastAsia="Arial" w:hAnsi="Arial"/>
              <w:rPrChange w:author="Heather Justice" w:id="9" w:date="2024-09-23T20:39:01Z">
                <w:rPr>
                  <w:rFonts w:ascii="Arial" w:cs="Arial" w:eastAsia="Arial" w:hAnsi="Arial"/>
                </w:rPr>
              </w:rPrChange>
            </w:rPr>
          </w:pPr>
          <w:sdt>
            <w:sdtPr>
              <w:tag w:val="goog_rdk_540"/>
            </w:sdtPr>
            <w:sdtContent>
              <w:r w:rsidDel="00000000" w:rsidR="00000000" w:rsidRPr="00000000">
                <w:rPr>
                  <w:rtl w:val="0"/>
                </w:rPr>
              </w:r>
            </w:sdtContent>
          </w:sdt>
        </w:p>
      </w:sdtContent>
    </w:sdt>
    <w:bookmarkStart w:colFirst="0" w:colLast="0" w:name="bookmark=id.3vac5uf" w:id="81"/>
    <w:bookmarkEnd w:id="81"/>
    <w:sdt>
      <w:sdtPr>
        <w:tag w:val="goog_rdk_543"/>
      </w:sdtPr>
      <w:sdtContent>
        <w:p w:rsidR="00000000" w:rsidDel="00000000" w:rsidP="00000000" w:rsidRDefault="00000000" w:rsidRPr="00000000" w14:paraId="00000187">
          <w:pPr>
            <w:pStyle w:val="Heading3"/>
            <w:rPr>
              <w:rFonts w:ascii="Arial" w:cs="Arial" w:eastAsia="Arial" w:hAnsi="Arial"/>
              <w:rPrChange w:author="Heather Justice" w:id="9" w:date="2024-09-23T20:39:01Z">
                <w:rPr>
                  <w:rFonts w:ascii="Arial" w:cs="Arial" w:eastAsia="Arial" w:hAnsi="Arial"/>
                  <w:color w:val="000000"/>
                </w:rPr>
              </w:rPrChange>
            </w:rPr>
          </w:pPr>
          <w:sdt>
            <w:sdtPr>
              <w:tag w:val="goog_rdk_54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13: Review your dependents</w:t>
                <w:br w:type="textWrapping"/>
              </w:r>
            </w:sdtContent>
          </w:sdt>
        </w:p>
      </w:sdtContent>
    </w:sdt>
    <w:sdt>
      <w:sdtPr>
        <w:tag w:val="goog_rdk_546"/>
      </w:sdtPr>
      <w:sdtContent>
        <w:p w:rsidR="00000000" w:rsidDel="00000000" w:rsidP="00000000" w:rsidRDefault="00000000" w:rsidRPr="00000000" w14:paraId="00000188">
          <w:pPr>
            <w:rPr>
              <w:rFonts w:ascii="Arial" w:cs="Arial" w:eastAsia="Arial" w:hAnsi="Arial"/>
              <w:rPrChange w:author="Heather Justice" w:id="9" w:date="2024-09-23T20:39:01Z">
                <w:rPr>
                  <w:rFonts w:ascii="Arial" w:cs="Arial" w:eastAsia="Arial" w:hAnsi="Arial"/>
                </w:rPr>
              </w:rPrChange>
            </w:rPr>
          </w:pPr>
          <w:sdt>
            <w:sdtPr>
              <w:tag w:val="goog_rdk_54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user can add dependents by answering “Yes” to “Do you have another dependent to report?”</w:t>
                <w:br w:type="textWrapping"/>
              </w:r>
            </w:sdtContent>
          </w:sdt>
          <w:r w:rsidDel="00000000" w:rsidR="00000000" w:rsidRPr="00000000">
            <w:br w:type="page"/>
          </w:r>
          <w:sdt>
            <w:sdtPr>
              <w:tag w:val="goog_rdk_545"/>
            </w:sdtPr>
            <w:sdtContent>
              <w:r w:rsidDel="00000000" w:rsidR="00000000" w:rsidRPr="00000000">
                <w:rPr>
                  <w:rtl w:val="0"/>
                </w:rPr>
              </w:r>
            </w:sdtContent>
          </w:sdt>
        </w:p>
      </w:sdtContent>
    </w:sdt>
    <w:sdt>
      <w:sdtPr>
        <w:tag w:val="goog_rdk_548"/>
      </w:sdtPr>
      <w:sdtContent>
        <w:p w:rsidR="00000000" w:rsidDel="00000000" w:rsidP="00000000" w:rsidRDefault="00000000" w:rsidRPr="00000000" w14:paraId="00000189">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191125" cy="7820025"/>
                <wp:effectExtent b="0" l="0" r="0" t="0"/>
                <wp:docPr id="332" name="image36.png"/>
                <a:graphic>
                  <a:graphicData uri="http://schemas.openxmlformats.org/drawingml/2006/picture">
                    <pic:pic>
                      <pic:nvPicPr>
                        <pic:cNvPr id="0" name="image36.png"/>
                        <pic:cNvPicPr preferRelativeResize="0"/>
                      </pic:nvPicPr>
                      <pic:blipFill>
                        <a:blip r:embed="rId77"/>
                        <a:srcRect b="0" l="0" r="0" t="0"/>
                        <a:stretch>
                          <a:fillRect/>
                        </a:stretch>
                      </pic:blipFill>
                      <pic:spPr>
                        <a:xfrm>
                          <a:off x="0" y="0"/>
                          <a:ext cx="5191125" cy="7820025"/>
                        </a:xfrm>
                        <a:prstGeom prst="rect"/>
                        <a:ln/>
                      </pic:spPr>
                    </pic:pic>
                  </a:graphicData>
                </a:graphic>
              </wp:inline>
            </w:drawing>
          </w:r>
          <w:r w:rsidDel="00000000" w:rsidR="00000000" w:rsidRPr="00000000">
            <w:br w:type="page"/>
          </w:r>
          <w:sdt>
            <w:sdtPr>
              <w:tag w:val="goog_rdk_547"/>
            </w:sdtPr>
            <w:sdtContent>
              <w:r w:rsidDel="00000000" w:rsidR="00000000" w:rsidRPr="00000000">
                <w:rPr>
                  <w:rtl w:val="0"/>
                </w:rPr>
              </w:r>
            </w:sdtContent>
          </w:sdt>
        </w:p>
      </w:sdtContent>
    </w:sdt>
    <w:bookmarkStart w:colFirst="0" w:colLast="0" w:name="bookmark=id.2afmg28" w:id="82"/>
    <w:bookmarkEnd w:id="82"/>
    <w:sdt>
      <w:sdtPr>
        <w:tag w:val="goog_rdk_550"/>
      </w:sdtPr>
      <w:sdtContent>
        <w:p w:rsidR="00000000" w:rsidDel="00000000" w:rsidP="00000000" w:rsidRDefault="00000000" w:rsidRPr="00000000" w14:paraId="0000018A">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pkwqa1" w:id="83"/>
          <w:bookmarkEnd w:id="83"/>
          <w:sdt>
            <w:sdtPr>
              <w:tag w:val="goog_rdk_549"/>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14: Annual income</w:t>
              </w:r>
            </w:sdtContent>
          </w:sdt>
        </w:p>
      </w:sdtContent>
    </w:sdt>
    <w:sdt>
      <w:sdtPr>
        <w:tag w:val="goog_rdk_552"/>
      </w:sdtPr>
      <w:sdtContent>
        <w:p w:rsidR="00000000" w:rsidDel="00000000" w:rsidP="00000000" w:rsidRDefault="00000000" w:rsidRPr="00000000" w14:paraId="0000018B">
          <w:pPr>
            <w:rPr>
              <w:rFonts w:ascii="Arial" w:cs="Arial" w:eastAsia="Arial" w:hAnsi="Arial"/>
              <w:rPrChange w:author="Heather Justice" w:id="9" w:date="2024-09-23T20:39:01Z">
                <w:rPr>
                  <w:rFonts w:ascii="Arial" w:cs="Arial" w:eastAsia="Arial" w:hAnsi="Arial"/>
                  <w:color w:val="000000"/>
                </w:rPr>
              </w:rPrChange>
            </w:rPr>
          </w:pPr>
          <w:sdt>
            <w:sdtPr>
              <w:tag w:val="goog_rdk_551"/>
            </w:sdtPr>
            <w:sdtContent>
              <w:r w:rsidDel="00000000" w:rsidR="00000000" w:rsidRPr="00000000">
                <w:rPr>
                  <w:rtl w:val="0"/>
                </w:rPr>
              </w:r>
            </w:sdtContent>
          </w:sdt>
        </w:p>
      </w:sdtContent>
    </w:sdt>
    <w:sdt>
      <w:sdtPr>
        <w:tag w:val="goog_rdk_558"/>
      </w:sdtPr>
      <w:sdtContent>
        <w:p w:rsidR="00000000" w:rsidDel="00000000" w:rsidP="00000000" w:rsidRDefault="00000000" w:rsidRPr="00000000" w14:paraId="0000018C">
          <w:pPr>
            <w:rPr>
              <w:rFonts w:ascii="Arial" w:cs="Arial" w:eastAsia="Arial" w:hAnsi="Arial"/>
              <w:rPrChange w:author="Heather Justice" w:id="9" w:date="2024-09-23T20:39:01Z">
                <w:rPr>
                  <w:rFonts w:ascii="Arial" w:cs="Arial" w:eastAsia="Arial" w:hAnsi="Arial"/>
                  <w:color w:val="000000"/>
                </w:rPr>
              </w:rPrChange>
            </w:rPr>
          </w:pPr>
          <w:sdt>
            <w:sdtPr>
              <w:tag w:val="goog_rdk_55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user </w:t>
              </w:r>
            </w:sdtContent>
          </w:sdt>
          <w:sdt>
            <w:sdtPr>
              <w:tag w:val="goog_rdk_554"/>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must</w:t>
              </w:r>
            </w:sdtContent>
          </w:sdt>
          <w:sdt>
            <w:sdtPr>
              <w:tag w:val="goog_rdk_55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provide the requested financial information in the following forms. The application will ask about their annual income and </w:t>
              </w:r>
            </w:sdtContent>
          </w:sdt>
          <w:sdt>
            <w:sdtPr>
              <w:tag w:val="goog_rdk_556"/>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the </w:t>
              </w:r>
            </w:sdtContent>
          </w:sdt>
          <w:sdt>
            <w:sdtPr>
              <w:tag w:val="goog_rdk_55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previous year’s deductible expenses. If the Veteran indicated they were married, they will also be asked for their spouse’s annual income.</w:t>
              </w:r>
            </w:sdtContent>
          </w:sdt>
        </w:p>
      </w:sdtContent>
    </w:sdt>
    <w:sdt>
      <w:sdtPr>
        <w:tag w:val="goog_rdk_560"/>
      </w:sdtPr>
      <w:sdtContent>
        <w:p w:rsidR="00000000" w:rsidDel="00000000" w:rsidP="00000000" w:rsidRDefault="00000000" w:rsidRPr="00000000" w14:paraId="0000018D">
          <w:pPr>
            <w:rPr>
              <w:rFonts w:ascii="Arial" w:cs="Arial" w:eastAsia="Arial" w:hAnsi="Arial"/>
              <w:rPrChange w:author="Heather Justice" w:id="9" w:date="2024-09-23T20:39:01Z">
                <w:rPr>
                  <w:rFonts w:ascii="Arial" w:cs="Arial" w:eastAsia="Arial" w:hAnsi="Arial"/>
                </w:rPr>
              </w:rPrChange>
            </w:rPr>
          </w:pPr>
          <w:sdt>
            <w:sdtPr>
              <w:tag w:val="goog_rdk_559"/>
            </w:sdtPr>
            <w:sdtContent>
              <w:r w:rsidDel="00000000" w:rsidR="00000000" w:rsidRPr="00000000">
                <w:rPr>
                  <w:rtl w:val="0"/>
                </w:rPr>
              </w:r>
            </w:sdtContent>
          </w:sdt>
        </w:p>
      </w:sdtContent>
    </w:sdt>
    <w:sdt>
      <w:sdtPr>
        <w:tag w:val="goog_rdk_562"/>
      </w:sdtPr>
      <w:sdtContent>
        <w:p w:rsidR="00000000" w:rsidDel="00000000" w:rsidP="00000000" w:rsidRDefault="00000000" w:rsidRPr="00000000" w14:paraId="0000018E">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3960166" cy="6434138"/>
                <wp:effectExtent b="0" l="0" r="0" t="0"/>
                <wp:docPr id="333" name="image73.png"/>
                <a:graphic>
                  <a:graphicData uri="http://schemas.openxmlformats.org/drawingml/2006/picture">
                    <pic:pic>
                      <pic:nvPicPr>
                        <pic:cNvPr id="0" name="image73.png"/>
                        <pic:cNvPicPr preferRelativeResize="0"/>
                      </pic:nvPicPr>
                      <pic:blipFill>
                        <a:blip r:embed="rId78"/>
                        <a:srcRect b="3882" l="1863" r="7660" t="1069"/>
                        <a:stretch>
                          <a:fillRect/>
                        </a:stretch>
                      </pic:blipFill>
                      <pic:spPr>
                        <a:xfrm>
                          <a:off x="0" y="0"/>
                          <a:ext cx="3960166" cy="6434138"/>
                        </a:xfrm>
                        <a:prstGeom prst="rect"/>
                        <a:ln/>
                      </pic:spPr>
                    </pic:pic>
                  </a:graphicData>
                </a:graphic>
              </wp:inline>
            </w:drawing>
          </w:r>
          <w:r w:rsidDel="00000000" w:rsidR="00000000" w:rsidRPr="00000000">
            <w:br w:type="page"/>
          </w:r>
          <w:sdt>
            <w:sdtPr>
              <w:tag w:val="goog_rdk_561"/>
            </w:sdtPr>
            <w:sdtContent>
              <w:r w:rsidDel="00000000" w:rsidR="00000000" w:rsidRPr="00000000">
                <w:rPr>
                  <w:rtl w:val="0"/>
                </w:rPr>
              </w:r>
            </w:sdtContent>
          </w:sdt>
        </w:p>
      </w:sdtContent>
    </w:sdt>
    <w:sdt>
      <w:sdtPr>
        <w:tag w:val="goog_rdk_564"/>
      </w:sdtPr>
      <w:sdtContent>
        <w:p w:rsidR="00000000" w:rsidDel="00000000" w:rsidP="00000000" w:rsidRDefault="00000000" w:rsidRPr="00000000" w14:paraId="0000018F">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905375" cy="4752975"/>
                <wp:effectExtent b="0" l="0" r="0" t="0"/>
                <wp:docPr id="334" name="image33.png"/>
                <a:graphic>
                  <a:graphicData uri="http://schemas.openxmlformats.org/drawingml/2006/picture">
                    <pic:pic>
                      <pic:nvPicPr>
                        <pic:cNvPr id="0" name="image33.png"/>
                        <pic:cNvPicPr preferRelativeResize="0"/>
                      </pic:nvPicPr>
                      <pic:blipFill>
                        <a:blip r:embed="rId79"/>
                        <a:srcRect b="0" l="0" r="0" t="0"/>
                        <a:stretch>
                          <a:fillRect/>
                        </a:stretch>
                      </pic:blipFill>
                      <pic:spPr>
                        <a:xfrm>
                          <a:off x="0" y="0"/>
                          <a:ext cx="4905375" cy="4752975"/>
                        </a:xfrm>
                        <a:prstGeom prst="rect"/>
                        <a:ln/>
                      </pic:spPr>
                    </pic:pic>
                  </a:graphicData>
                </a:graphic>
              </wp:inline>
            </w:drawing>
          </w:r>
          <w:r w:rsidDel="00000000" w:rsidR="00000000" w:rsidRPr="00000000">
            <w:br w:type="page"/>
          </w:r>
          <w:sdt>
            <w:sdtPr>
              <w:tag w:val="goog_rdk_563"/>
            </w:sdtPr>
            <w:sdtContent>
              <w:r w:rsidDel="00000000" w:rsidR="00000000" w:rsidRPr="00000000">
                <w:rPr>
                  <w:rtl w:val="0"/>
                </w:rPr>
              </w:r>
            </w:sdtContent>
          </w:sdt>
        </w:p>
      </w:sdtContent>
    </w:sdt>
    <w:bookmarkStart w:colFirst="0" w:colLast="0" w:name="bookmark=id.39kk8xu" w:id="84"/>
    <w:bookmarkEnd w:id="84"/>
    <w:sdt>
      <w:sdtPr>
        <w:tag w:val="goog_rdk_566"/>
      </w:sdtPr>
      <w:sdtContent>
        <w:p w:rsidR="00000000" w:rsidDel="00000000" w:rsidP="00000000" w:rsidRDefault="00000000" w:rsidRPr="00000000" w14:paraId="00000190">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1opuj5n" w:id="85"/>
          <w:bookmarkEnd w:id="85"/>
          <w:sdt>
            <w:sdtPr>
              <w:tag w:val="goog_rdk_56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Household information page 15: Previous calendar year’s deductible expenses</w:t>
              </w:r>
            </w:sdtContent>
          </w:sdt>
        </w:p>
      </w:sdtContent>
    </w:sdt>
    <w:sdt>
      <w:sdtPr>
        <w:tag w:val="goog_rdk_568"/>
      </w:sdtPr>
      <w:sdtContent>
        <w:p w:rsidR="00000000" w:rsidDel="00000000" w:rsidP="00000000" w:rsidRDefault="00000000" w:rsidRPr="00000000" w14:paraId="00000191">
          <w:pPr>
            <w:pStyle w:val="Heading3"/>
            <w:rPr>
              <w:rFonts w:ascii="Arial" w:cs="Arial" w:eastAsia="Arial" w:hAnsi="Arial"/>
              <w:rPrChange w:author="Heather Justice" w:id="9" w:date="2024-09-23T20:39:01Z">
                <w:rPr>
                  <w:rFonts w:ascii="Arial" w:cs="Arial" w:eastAsia="Arial" w:hAnsi="Arial"/>
                </w:rPr>
              </w:rPrChange>
            </w:rPr>
          </w:pPr>
          <w:sdt>
            <w:sdtPr>
              <w:tag w:val="goog_rdk_567"/>
            </w:sdtPr>
            <w:sdtContent>
              <w:r w:rsidDel="00000000" w:rsidR="00000000" w:rsidRPr="00000000">
                <w:rPr>
                  <w:rtl w:val="0"/>
                </w:rPr>
              </w:r>
            </w:sdtContent>
          </w:sdt>
        </w:p>
      </w:sdtContent>
    </w:sdt>
    <w:sdt>
      <w:sdtPr>
        <w:tag w:val="goog_rdk_570"/>
      </w:sdtPr>
      <w:sdtContent>
        <w:p w:rsidR="00000000" w:rsidDel="00000000" w:rsidP="00000000" w:rsidRDefault="00000000" w:rsidRPr="00000000" w14:paraId="00000192">
          <w:pPr>
            <w:pStyle w:val="Heading3"/>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114925" cy="6638925"/>
                <wp:effectExtent b="0" l="0" r="0" t="0"/>
                <wp:docPr id="335" name="image55.png"/>
                <a:graphic>
                  <a:graphicData uri="http://schemas.openxmlformats.org/drawingml/2006/picture">
                    <pic:pic>
                      <pic:nvPicPr>
                        <pic:cNvPr id="0" name="image55.png"/>
                        <pic:cNvPicPr preferRelativeResize="0"/>
                      </pic:nvPicPr>
                      <pic:blipFill>
                        <a:blip r:embed="rId80"/>
                        <a:srcRect b="0" l="0" r="0" t="0"/>
                        <a:stretch>
                          <a:fillRect/>
                        </a:stretch>
                      </pic:blipFill>
                      <pic:spPr>
                        <a:xfrm>
                          <a:off x="0" y="0"/>
                          <a:ext cx="5114925" cy="6638925"/>
                        </a:xfrm>
                        <a:prstGeom prst="rect"/>
                        <a:ln/>
                      </pic:spPr>
                    </pic:pic>
                  </a:graphicData>
                </a:graphic>
              </wp:inline>
            </w:drawing>
          </w:r>
          <w:r w:rsidDel="00000000" w:rsidR="00000000" w:rsidRPr="00000000">
            <w:br w:type="page"/>
          </w:r>
          <w:sdt>
            <w:sdtPr>
              <w:tag w:val="goog_rdk_569"/>
            </w:sdtPr>
            <w:sdtContent>
              <w:r w:rsidDel="00000000" w:rsidR="00000000" w:rsidRPr="00000000">
                <w:rPr>
                  <w:rtl w:val="0"/>
                </w:rPr>
              </w:r>
            </w:sdtContent>
          </w:sdt>
        </w:p>
      </w:sdtContent>
    </w:sdt>
    <w:sdt>
      <w:sdtPr>
        <w:tag w:val="goog_rdk_572"/>
      </w:sdtPr>
      <w:sdtContent>
        <w:p w:rsidR="00000000" w:rsidDel="00000000" w:rsidP="00000000" w:rsidRDefault="00000000" w:rsidRPr="00000000" w14:paraId="00000193">
          <w:pPr>
            <w:pStyle w:val="Heading2"/>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076825" cy="7477125"/>
                <wp:effectExtent b="0" l="0" r="0" t="0"/>
                <wp:docPr id="336" name="image40.png"/>
                <a:graphic>
                  <a:graphicData uri="http://schemas.openxmlformats.org/drawingml/2006/picture">
                    <pic:pic>
                      <pic:nvPicPr>
                        <pic:cNvPr id="0" name="image40.png"/>
                        <pic:cNvPicPr preferRelativeResize="0"/>
                      </pic:nvPicPr>
                      <pic:blipFill>
                        <a:blip r:embed="rId81"/>
                        <a:srcRect b="0" l="0" r="0" t="0"/>
                        <a:stretch>
                          <a:fillRect/>
                        </a:stretch>
                      </pic:blipFill>
                      <pic:spPr>
                        <a:xfrm>
                          <a:off x="0" y="0"/>
                          <a:ext cx="5076825" cy="7477125"/>
                        </a:xfrm>
                        <a:prstGeom prst="rect"/>
                        <a:ln/>
                      </pic:spPr>
                    </pic:pic>
                  </a:graphicData>
                </a:graphic>
              </wp:inline>
            </w:drawing>
          </w:r>
          <w:r w:rsidDel="00000000" w:rsidR="00000000" w:rsidRPr="00000000">
            <w:br w:type="page"/>
          </w:r>
          <w:sdt>
            <w:sdtPr>
              <w:tag w:val="goog_rdk_571"/>
            </w:sdtPr>
            <w:sdtContent>
              <w:r w:rsidDel="00000000" w:rsidR="00000000" w:rsidRPr="00000000">
                <w:rPr>
                  <w:rtl w:val="0"/>
                </w:rPr>
              </w:r>
            </w:sdtContent>
          </w:sdt>
        </w:p>
      </w:sdtContent>
    </w:sdt>
    <w:bookmarkStart w:colFirst="0" w:colLast="0" w:name="bookmark=id.1302m92" w:id="86"/>
    <w:bookmarkEnd w:id="86"/>
    <w:sdt>
      <w:sdtPr>
        <w:tag w:val="goog_rdk_574"/>
      </w:sdtPr>
      <w:sdtContent>
        <w:p w:rsidR="00000000" w:rsidDel="00000000" w:rsidP="00000000" w:rsidRDefault="00000000" w:rsidRPr="00000000" w14:paraId="00000194">
          <w:pPr>
            <w:pStyle w:val="Heading2"/>
            <w:rPr>
              <w:rFonts w:ascii="Arial" w:cs="Arial" w:eastAsia="Arial" w:hAnsi="Arial"/>
              <w:rPrChange w:author="Heather Justice" w:id="9" w:date="2024-09-23T20:39:01Z">
                <w:rPr>
                  <w:rFonts w:ascii="Arial" w:cs="Arial" w:eastAsia="Arial" w:hAnsi="Arial"/>
                  <w:color w:val="000000"/>
                </w:rPr>
              </w:rPrChange>
            </w:rPr>
          </w:pPr>
          <w:sdt>
            <w:sdtPr>
              <w:tag w:val="goog_rdk_57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Insurance Information</w:t>
              </w:r>
            </w:sdtContent>
          </w:sdt>
        </w:p>
      </w:sdtContent>
    </w:sdt>
    <w:sdt>
      <w:sdtPr>
        <w:tag w:val="goog_rdk_576"/>
      </w:sdtPr>
      <w:sdtContent>
        <w:p w:rsidR="00000000" w:rsidDel="00000000" w:rsidP="00000000" w:rsidRDefault="00000000" w:rsidRPr="00000000" w14:paraId="00000195">
          <w:pPr>
            <w:rPr>
              <w:rFonts w:ascii="Arial" w:cs="Arial" w:eastAsia="Arial" w:hAnsi="Arial"/>
              <w:rPrChange w:author="Heather Justice" w:id="9" w:date="2024-09-23T20:39:01Z">
                <w:rPr>
                  <w:rFonts w:ascii="Arial" w:cs="Arial" w:eastAsia="Arial" w:hAnsi="Arial"/>
                  <w:color w:val="000000"/>
                </w:rPr>
              </w:rPrChange>
            </w:rPr>
          </w:pPr>
          <w:sdt>
            <w:sdtPr>
              <w:tag w:val="goog_rdk_575"/>
            </w:sdtPr>
            <w:sdtContent>
              <w:r w:rsidDel="00000000" w:rsidR="00000000" w:rsidRPr="00000000">
                <w:rPr>
                  <w:rtl w:val="0"/>
                </w:rPr>
              </w:r>
            </w:sdtContent>
          </w:sdt>
        </w:p>
      </w:sdtContent>
    </w:sdt>
    <w:bookmarkStart w:colFirst="0" w:colLast="0" w:name="bookmark=id.3mzq4wv" w:id="87"/>
    <w:bookmarkEnd w:id="87"/>
    <w:sdt>
      <w:sdtPr>
        <w:tag w:val="goog_rdk_578"/>
      </w:sdtPr>
      <w:sdtContent>
        <w:p w:rsidR="00000000" w:rsidDel="00000000" w:rsidP="00000000" w:rsidRDefault="00000000" w:rsidRPr="00000000" w14:paraId="00000196">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2250f4o" w:id="88"/>
          <w:bookmarkEnd w:id="88"/>
          <w:sdt>
            <w:sdtPr>
              <w:tag w:val="goog_rdk_57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Insurance information page 1: Medicaid</w:t>
              </w:r>
            </w:sdtContent>
          </w:sdt>
        </w:p>
      </w:sdtContent>
    </w:sdt>
    <w:sdt>
      <w:sdtPr>
        <w:tag w:val="goog_rdk_580"/>
      </w:sdtPr>
      <w:sdtContent>
        <w:p w:rsidR="00000000" w:rsidDel="00000000" w:rsidP="00000000" w:rsidRDefault="00000000" w:rsidRPr="00000000" w14:paraId="00000197">
          <w:pPr>
            <w:rPr>
              <w:rFonts w:ascii="Arial" w:cs="Arial" w:eastAsia="Arial" w:hAnsi="Arial"/>
              <w:rPrChange w:author="Heather Justice" w:id="9" w:date="2024-09-23T20:39:01Z">
                <w:rPr>
                  <w:rFonts w:ascii="Arial" w:cs="Arial" w:eastAsia="Arial" w:hAnsi="Arial"/>
                  <w:color w:val="000000"/>
                </w:rPr>
              </w:rPrChange>
            </w:rPr>
          </w:pPr>
          <w:sdt>
            <w:sdtPr>
              <w:tag w:val="goog_rdk_579"/>
            </w:sdtPr>
            <w:sdtContent>
              <w:r w:rsidDel="00000000" w:rsidR="00000000" w:rsidRPr="00000000">
                <w:rPr>
                  <w:rtl w:val="0"/>
                </w:rPr>
              </w:r>
            </w:sdtContent>
          </w:sdt>
        </w:p>
      </w:sdtContent>
    </w:sdt>
    <w:sdt>
      <w:sdtPr>
        <w:tag w:val="goog_rdk_585"/>
      </w:sdtPr>
      <w:sdtContent>
        <w:p w:rsidR="00000000" w:rsidDel="00000000" w:rsidP="00000000" w:rsidRDefault="00000000" w:rsidRPr="00000000" w14:paraId="00000198">
          <w:pPr>
            <w:rPr>
              <w:rFonts w:ascii="Arial" w:cs="Arial" w:eastAsia="Arial" w:hAnsi="Arial"/>
              <w:rPrChange w:author="Heather Justice" w:id="9" w:date="2024-09-23T20:39:01Z">
                <w:rPr>
                  <w:rFonts w:ascii="Arial" w:cs="Arial" w:eastAsia="Arial" w:hAnsi="Arial"/>
                  <w:color w:val="000000"/>
                </w:rPr>
              </w:rPrChange>
            </w:rPr>
          </w:pPr>
          <w:sdt>
            <w:sdtPr>
              <w:tag w:val="goog_rdk_581"/>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This page is shown to all users</w:t>
              </w:r>
            </w:sdtContent>
          </w:sdt>
          <w:sdt>
            <w:sdtPr>
              <w:tag w:val="goog_rdk_58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The user needs to indicate whether they’re eligible for Medicaid. Those filling out the shortened application will see an alert on this and all remaining pages </w:t>
              </w:r>
            </w:sdtContent>
          </w:sdt>
          <w:sdt>
            <w:sdtPr>
              <w:tag w:val="goog_rdk_583"/>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indicating</w:t>
              </w:r>
            </w:sdtContent>
          </w:sdt>
          <w:sdt>
            <w:sdtPr>
              <w:tag w:val="goog_rdk_58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that they are filling out a shortened application and why.</w:t>
              </w:r>
            </w:sdtContent>
          </w:sdt>
        </w:p>
      </w:sdtContent>
    </w:sdt>
    <w:sdt>
      <w:sdtPr>
        <w:tag w:val="goog_rdk_587"/>
      </w:sdtPr>
      <w:sdtContent>
        <w:p w:rsidR="00000000" w:rsidDel="00000000" w:rsidP="00000000" w:rsidRDefault="00000000" w:rsidRPr="00000000" w14:paraId="00000199">
          <w:pPr>
            <w:rPr>
              <w:rFonts w:ascii="Arial" w:cs="Arial" w:eastAsia="Arial" w:hAnsi="Arial"/>
              <w:rPrChange w:author="Heather Justice" w:id="9" w:date="2024-09-23T20:39:01Z">
                <w:rPr>
                  <w:rFonts w:ascii="Arial" w:cs="Arial" w:eastAsia="Arial" w:hAnsi="Arial"/>
                </w:rPr>
              </w:rPrChange>
            </w:rPr>
          </w:pPr>
          <w:sdt>
            <w:sdtPr>
              <w:tag w:val="goog_rdk_586"/>
            </w:sdtPr>
            <w:sdtContent>
              <w:r w:rsidDel="00000000" w:rsidR="00000000" w:rsidRPr="00000000">
                <w:rPr>
                  <w:rtl w:val="0"/>
                </w:rPr>
              </w:r>
            </w:sdtContent>
          </w:sdt>
        </w:p>
      </w:sdtContent>
    </w:sdt>
    <w:sdt>
      <w:sdtPr>
        <w:tag w:val="goog_rdk_589"/>
      </w:sdtPr>
      <w:sdtContent>
        <w:p w:rsidR="00000000" w:rsidDel="00000000" w:rsidP="00000000" w:rsidRDefault="00000000" w:rsidRPr="00000000" w14:paraId="0000019A">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781550" cy="4848225"/>
                <wp:effectExtent b="0" l="0" r="0" t="0"/>
                <wp:docPr id="337" name="image59.png"/>
                <a:graphic>
                  <a:graphicData uri="http://schemas.openxmlformats.org/drawingml/2006/picture">
                    <pic:pic>
                      <pic:nvPicPr>
                        <pic:cNvPr id="0" name="image59.png"/>
                        <pic:cNvPicPr preferRelativeResize="0"/>
                      </pic:nvPicPr>
                      <pic:blipFill>
                        <a:blip r:embed="rId82"/>
                        <a:srcRect b="0" l="0" r="0" t="0"/>
                        <a:stretch>
                          <a:fillRect/>
                        </a:stretch>
                      </pic:blipFill>
                      <pic:spPr>
                        <a:xfrm>
                          <a:off x="0" y="0"/>
                          <a:ext cx="4781550" cy="4848225"/>
                        </a:xfrm>
                        <a:prstGeom prst="rect"/>
                        <a:ln/>
                      </pic:spPr>
                    </pic:pic>
                  </a:graphicData>
                </a:graphic>
              </wp:inline>
            </w:drawing>
          </w:r>
          <w:sdt>
            <w:sdtPr>
              <w:tag w:val="goog_rdk_588"/>
            </w:sdtPr>
            <w:sdtContent>
              <w:r w:rsidDel="00000000" w:rsidR="00000000" w:rsidRPr="00000000">
                <w:rPr>
                  <w:rtl w:val="0"/>
                </w:rPr>
              </w:r>
            </w:sdtContent>
          </w:sdt>
        </w:p>
      </w:sdtContent>
    </w:sdt>
    <w:sdt>
      <w:sdtPr>
        <w:tag w:val="goog_rdk_591"/>
      </w:sdtPr>
      <w:sdtContent>
        <w:p w:rsidR="00000000" w:rsidDel="00000000" w:rsidP="00000000" w:rsidRDefault="00000000" w:rsidRPr="00000000" w14:paraId="0000019B">
          <w:pPr>
            <w:rPr>
              <w:rFonts w:ascii="Arial" w:cs="Arial" w:eastAsia="Arial" w:hAnsi="Arial"/>
              <w:rPrChange w:author="Heather Justice" w:id="9" w:date="2024-09-23T20:39:01Z">
                <w:rPr>
                  <w:rFonts w:ascii="Arial" w:cs="Arial" w:eastAsia="Arial" w:hAnsi="Arial"/>
                </w:rPr>
              </w:rPrChange>
            </w:rPr>
          </w:pPr>
          <w:sdt>
            <w:sdtPr>
              <w:tag w:val="goog_rdk_590"/>
            </w:sdtPr>
            <w:sdtContent>
              <w:r w:rsidDel="00000000" w:rsidR="00000000" w:rsidRPr="00000000">
                <w:rPr>
                  <w:rtl w:val="0"/>
                </w:rPr>
              </w:r>
            </w:sdtContent>
          </w:sdt>
        </w:p>
      </w:sdtContent>
    </w:sdt>
    <w:bookmarkStart w:colFirst="0" w:colLast="0" w:name="bookmark=id.haapch" w:id="89"/>
    <w:bookmarkEnd w:id="89"/>
    <w:sdt>
      <w:sdtPr>
        <w:tag w:val="goog_rdk_593"/>
      </w:sdtPr>
      <w:sdtContent>
        <w:p w:rsidR="00000000" w:rsidDel="00000000" w:rsidP="00000000" w:rsidRDefault="00000000" w:rsidRPr="00000000" w14:paraId="0000019C">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319y80a" w:id="90"/>
          <w:bookmarkEnd w:id="90"/>
          <w:sdt>
            <w:sdtPr>
              <w:tag w:val="goog_rdk_59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Insurance information page 2: Medicare</w:t>
              </w:r>
            </w:sdtContent>
          </w:sdt>
        </w:p>
      </w:sdtContent>
    </w:sdt>
    <w:sdt>
      <w:sdtPr>
        <w:tag w:val="goog_rdk_595"/>
      </w:sdtPr>
      <w:sdtContent>
        <w:p w:rsidR="00000000" w:rsidDel="00000000" w:rsidP="00000000" w:rsidRDefault="00000000" w:rsidRPr="00000000" w14:paraId="0000019D">
          <w:pPr>
            <w:rPr>
              <w:rFonts w:ascii="Arial" w:cs="Arial" w:eastAsia="Arial" w:hAnsi="Arial"/>
              <w:rPrChange w:author="Heather Justice" w:id="9" w:date="2024-09-23T20:39:01Z">
                <w:rPr>
                  <w:rFonts w:ascii="Arial" w:cs="Arial" w:eastAsia="Arial" w:hAnsi="Arial"/>
                  <w:color w:val="000000"/>
                </w:rPr>
              </w:rPrChange>
            </w:rPr>
          </w:pPr>
          <w:sdt>
            <w:sdtPr>
              <w:tag w:val="goog_rdk_594"/>
            </w:sdtPr>
            <w:sdtContent>
              <w:r w:rsidDel="00000000" w:rsidR="00000000" w:rsidRPr="00000000">
                <w:rPr>
                  <w:rtl w:val="0"/>
                </w:rPr>
              </w:r>
            </w:sdtContent>
          </w:sdt>
        </w:p>
      </w:sdtContent>
    </w:sdt>
    <w:sdt>
      <w:sdtPr>
        <w:tag w:val="goog_rdk_600"/>
      </w:sdtPr>
      <w:sdtContent>
        <w:p w:rsidR="00000000" w:rsidDel="00000000" w:rsidP="00000000" w:rsidRDefault="00000000" w:rsidRPr="00000000" w14:paraId="0000019E">
          <w:pPr>
            <w:rPr>
              <w:rFonts w:ascii="Arial" w:cs="Arial" w:eastAsia="Arial" w:hAnsi="Arial"/>
              <w:rPrChange w:author="Heather Justice" w:id="9" w:date="2024-09-23T20:39:01Z">
                <w:rPr>
                  <w:rFonts w:ascii="Arial" w:cs="Arial" w:eastAsia="Arial" w:hAnsi="Arial"/>
                  <w:color w:val="000000"/>
                </w:rPr>
              </w:rPrChange>
            </w:rPr>
          </w:pPr>
          <w:sdt>
            <w:sdtPr>
              <w:tag w:val="goog_rdk_596"/>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the user is not eligible for the shortened form, they will be asked about Medicare Part A.</w:t>
              </w:r>
            </w:sdtContent>
          </w:sdt>
          <w:sdt>
            <w:sdtPr>
              <w:tag w:val="goog_rdk_597"/>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 </w:t>
              </w:r>
            </w:sdtContent>
          </w:sdt>
          <w:sdt>
            <w:sdtPr>
              <w:tag w:val="goog_rdk_59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user needs to indicate whether they’re enrolled in Medicare Part A. If they select “Yes,” the next page will request the effective date of their Medicare Part A coverage.</w:t>
              </w:r>
            </w:sdtContent>
          </w:sdt>
          <w:r w:rsidDel="00000000" w:rsidR="00000000" w:rsidRPr="00000000">
            <w:br w:type="page"/>
          </w:r>
          <w:sdt>
            <w:sdtPr>
              <w:tag w:val="goog_rdk_599"/>
            </w:sdtPr>
            <w:sdtContent>
              <w:r w:rsidDel="00000000" w:rsidR="00000000" w:rsidRPr="00000000">
                <w:rPr>
                  <w:rtl w:val="0"/>
                </w:rPr>
              </w:r>
            </w:sdtContent>
          </w:sdt>
        </w:p>
      </w:sdtContent>
    </w:sdt>
    <w:sdt>
      <w:sdtPr>
        <w:tag w:val="goog_rdk_602"/>
      </w:sdtPr>
      <w:sdtContent>
        <w:p w:rsidR="00000000" w:rsidDel="00000000" w:rsidP="00000000" w:rsidRDefault="00000000" w:rsidRPr="00000000" w14:paraId="0000019F">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600575" cy="3619500"/>
                <wp:effectExtent b="0" l="0" r="0" t="0"/>
                <wp:docPr id="327" name="image31.png"/>
                <a:graphic>
                  <a:graphicData uri="http://schemas.openxmlformats.org/drawingml/2006/picture">
                    <pic:pic>
                      <pic:nvPicPr>
                        <pic:cNvPr id="0" name="image31.png"/>
                        <pic:cNvPicPr preferRelativeResize="0"/>
                      </pic:nvPicPr>
                      <pic:blipFill>
                        <a:blip r:embed="rId83"/>
                        <a:srcRect b="0" l="0" r="0" t="0"/>
                        <a:stretch>
                          <a:fillRect/>
                        </a:stretch>
                      </pic:blipFill>
                      <pic:spPr>
                        <a:xfrm>
                          <a:off x="0" y="0"/>
                          <a:ext cx="4600575" cy="3619500"/>
                        </a:xfrm>
                        <a:prstGeom prst="rect"/>
                        <a:ln/>
                      </pic:spPr>
                    </pic:pic>
                  </a:graphicData>
                </a:graphic>
              </wp:inline>
            </w:drawing>
          </w:r>
          <w:r w:rsidDel="00000000" w:rsidR="00000000" w:rsidRPr="00000000">
            <w:br w:type="page"/>
          </w:r>
          <w:sdt>
            <w:sdtPr>
              <w:tag w:val="goog_rdk_601"/>
            </w:sdtPr>
            <w:sdtContent>
              <w:r w:rsidDel="00000000" w:rsidR="00000000" w:rsidRPr="00000000">
                <w:rPr>
                  <w:rtl w:val="0"/>
                </w:rPr>
              </w:r>
            </w:sdtContent>
          </w:sdt>
        </w:p>
      </w:sdtContent>
    </w:sdt>
    <w:bookmarkStart w:colFirst="0" w:colLast="0" w:name="bookmark=id.40ew0vw" w:id="91"/>
    <w:bookmarkEnd w:id="91"/>
    <w:sdt>
      <w:sdtPr>
        <w:tag w:val="goog_rdk_604"/>
      </w:sdtPr>
      <w:sdtContent>
        <w:p w:rsidR="00000000" w:rsidDel="00000000" w:rsidP="00000000" w:rsidRDefault="00000000" w:rsidRPr="00000000" w14:paraId="000001A0">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2fk6b3p" w:id="92"/>
          <w:bookmarkEnd w:id="92"/>
          <w:sdt>
            <w:sdtPr>
              <w:tag w:val="goog_rdk_60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Insurance information page 3: Medicare detail</w:t>
              </w:r>
            </w:sdtContent>
          </w:sdt>
        </w:p>
      </w:sdtContent>
    </w:sdt>
    <w:sdt>
      <w:sdtPr>
        <w:tag w:val="goog_rdk_606"/>
      </w:sdtPr>
      <w:sdtContent>
        <w:p w:rsidR="00000000" w:rsidDel="00000000" w:rsidP="00000000" w:rsidRDefault="00000000" w:rsidRPr="00000000" w14:paraId="000001A1">
          <w:pPr>
            <w:rPr>
              <w:rFonts w:ascii="Arial" w:cs="Arial" w:eastAsia="Arial" w:hAnsi="Arial"/>
              <w:rPrChange w:author="Heather Justice" w:id="9" w:date="2024-09-23T20:39:01Z">
                <w:rPr>
                  <w:rFonts w:ascii="Arial" w:cs="Arial" w:eastAsia="Arial" w:hAnsi="Arial"/>
                  <w:color w:val="000000"/>
                </w:rPr>
              </w:rPrChange>
            </w:rPr>
          </w:pPr>
          <w:sdt>
            <w:sdtPr>
              <w:tag w:val="goog_rdk_605"/>
            </w:sdtPr>
            <w:sdtContent>
              <w:r w:rsidDel="00000000" w:rsidR="00000000" w:rsidRPr="00000000">
                <w:rPr>
                  <w:rtl w:val="0"/>
                </w:rPr>
              </w:r>
            </w:sdtContent>
          </w:sdt>
        </w:p>
      </w:sdtContent>
    </w:sdt>
    <w:sdt>
      <w:sdtPr>
        <w:tag w:val="goog_rdk_611"/>
      </w:sdtPr>
      <w:sdtContent>
        <w:p w:rsidR="00000000" w:rsidDel="00000000" w:rsidP="00000000" w:rsidRDefault="00000000" w:rsidRPr="00000000" w14:paraId="000001A2">
          <w:pPr>
            <w:rPr>
              <w:rFonts w:ascii="Arial" w:cs="Arial" w:eastAsia="Arial" w:hAnsi="Arial"/>
              <w:rPrChange w:author="Heather Justice" w:id="9" w:date="2024-09-23T20:39:01Z">
                <w:rPr>
                  <w:rFonts w:ascii="Arial" w:cs="Arial" w:eastAsia="Arial" w:hAnsi="Arial"/>
                </w:rPr>
              </w:rPrChange>
            </w:rPr>
          </w:pPr>
          <w:bookmarkStart w:colFirst="0" w:colLast="0" w:name="_heading=h.upglbi" w:id="93"/>
          <w:bookmarkEnd w:id="93"/>
          <w:sdt>
            <w:sdtPr>
              <w:tag w:val="goog_rdk_60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user </w:t>
              </w:r>
            </w:sdtContent>
          </w:sdt>
          <w:sdt>
            <w:sdtPr>
              <w:tag w:val="goog_rdk_608"/>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must</w:t>
              </w:r>
            </w:sdtContent>
          </w:sdt>
          <w:sdt>
            <w:sdtPr>
              <w:tag w:val="goog_rdk_609"/>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input the effective date of their Medicare Part A and their Medicare claim number.</w:t>
                <w:br w:type="textWrapping"/>
              </w:r>
            </w:sdtContent>
          </w:sdt>
          <w:sdt>
            <w:sdtPr>
              <w:tag w:val="goog_rdk_610"/>
            </w:sdtPr>
            <w:sdtContent>
              <w:r w:rsidDel="00000000" w:rsidR="00000000" w:rsidRPr="00000000">
                <w:rPr>
                  <w:rtl w:val="0"/>
                </w:rPr>
              </w:r>
            </w:sdtContent>
          </w:sdt>
        </w:p>
      </w:sdtContent>
    </w:sdt>
    <w:sdt>
      <w:sdtPr>
        <w:tag w:val="goog_rdk_613"/>
      </w:sdtPr>
      <w:sdtContent>
        <w:p w:rsidR="00000000" w:rsidDel="00000000" w:rsidP="00000000" w:rsidRDefault="00000000" w:rsidRPr="00000000" w14:paraId="000001A3">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3871913" cy="6855022"/>
                <wp:effectExtent b="0" l="0" r="0" t="0"/>
                <wp:docPr id="317" name="image22.png"/>
                <a:graphic>
                  <a:graphicData uri="http://schemas.openxmlformats.org/drawingml/2006/picture">
                    <pic:pic>
                      <pic:nvPicPr>
                        <pic:cNvPr id="0" name="image22.png"/>
                        <pic:cNvPicPr preferRelativeResize="0"/>
                      </pic:nvPicPr>
                      <pic:blipFill>
                        <a:blip r:embed="rId84"/>
                        <a:srcRect b="2833" l="1820" r="6370" t="2125"/>
                        <a:stretch>
                          <a:fillRect/>
                        </a:stretch>
                      </pic:blipFill>
                      <pic:spPr>
                        <a:xfrm>
                          <a:off x="0" y="0"/>
                          <a:ext cx="3871913" cy="6855022"/>
                        </a:xfrm>
                        <a:prstGeom prst="rect"/>
                        <a:ln/>
                      </pic:spPr>
                    </pic:pic>
                  </a:graphicData>
                </a:graphic>
              </wp:inline>
            </w:drawing>
          </w:r>
          <w:r w:rsidDel="00000000" w:rsidR="00000000" w:rsidRPr="00000000">
            <w:br w:type="page"/>
          </w:r>
          <w:sdt>
            <w:sdtPr>
              <w:tag w:val="goog_rdk_612"/>
            </w:sdtPr>
            <w:sdtContent>
              <w:r w:rsidDel="00000000" w:rsidR="00000000" w:rsidRPr="00000000">
                <w:rPr>
                  <w:rtl w:val="0"/>
                </w:rPr>
              </w:r>
            </w:sdtContent>
          </w:sdt>
        </w:p>
      </w:sdtContent>
    </w:sdt>
    <w:bookmarkStart w:colFirst="0" w:colLast="0" w:name="bookmark=id.1tuee74" w:id="94"/>
    <w:bookmarkEnd w:id="94"/>
    <w:sdt>
      <w:sdtPr>
        <w:tag w:val="goog_rdk_615"/>
      </w:sdtPr>
      <w:sdtContent>
        <w:p w:rsidR="00000000" w:rsidDel="00000000" w:rsidP="00000000" w:rsidRDefault="00000000" w:rsidRPr="00000000" w14:paraId="000001A4">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4du1wux" w:id="95"/>
          <w:bookmarkEnd w:id="95"/>
          <w:sdt>
            <w:sdtPr>
              <w:tag w:val="goog_rdk_61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Insurance information page 4: Other coverage</w:t>
              </w:r>
            </w:sdtContent>
          </w:sdt>
        </w:p>
      </w:sdtContent>
    </w:sdt>
    <w:sdt>
      <w:sdtPr>
        <w:tag w:val="goog_rdk_617"/>
      </w:sdtPr>
      <w:sdtContent>
        <w:p w:rsidR="00000000" w:rsidDel="00000000" w:rsidP="00000000" w:rsidRDefault="00000000" w:rsidRPr="00000000" w14:paraId="000001A5">
          <w:pPr>
            <w:rPr>
              <w:rFonts w:ascii="Arial" w:cs="Arial" w:eastAsia="Arial" w:hAnsi="Arial"/>
              <w:rPrChange w:author="Heather Justice" w:id="9" w:date="2024-09-23T20:39:01Z">
                <w:rPr>
                  <w:rFonts w:ascii="Arial" w:cs="Arial" w:eastAsia="Arial" w:hAnsi="Arial"/>
                  <w:color w:val="000000"/>
                </w:rPr>
              </w:rPrChange>
            </w:rPr>
          </w:pPr>
          <w:sdt>
            <w:sdtPr>
              <w:tag w:val="goog_rdk_616"/>
            </w:sdtPr>
            <w:sdtContent>
              <w:r w:rsidDel="00000000" w:rsidR="00000000" w:rsidRPr="00000000">
                <w:rPr>
                  <w:rtl w:val="0"/>
                </w:rPr>
              </w:r>
            </w:sdtContent>
          </w:sdt>
        </w:p>
      </w:sdtContent>
    </w:sdt>
    <w:sdt>
      <w:sdtPr>
        <w:tag w:val="goog_rdk_619"/>
      </w:sdtPr>
      <w:sdtContent>
        <w:p w:rsidR="00000000" w:rsidDel="00000000" w:rsidP="00000000" w:rsidRDefault="00000000" w:rsidRPr="00000000" w14:paraId="000001A6">
          <w:pPr>
            <w:rPr>
              <w:rFonts w:ascii="Arial" w:cs="Arial" w:eastAsia="Arial" w:hAnsi="Arial"/>
              <w:rPrChange w:author="Heather Justice" w:id="9" w:date="2024-09-23T20:39:01Z">
                <w:rPr>
                  <w:rFonts w:ascii="Arial" w:cs="Arial" w:eastAsia="Arial" w:hAnsi="Arial"/>
                  <w:color w:val="000000"/>
                </w:rPr>
              </w:rPrChange>
            </w:rPr>
          </w:pPr>
          <w:sdt>
            <w:sdtPr>
              <w:tag w:val="goog_rdk_61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user needs to indicate whether they have any additional health insurance coverage. If they do, the form will expand to allow them to input that information.</w:t>
              </w:r>
            </w:sdtContent>
          </w:sdt>
        </w:p>
      </w:sdtContent>
    </w:sdt>
    <w:sdt>
      <w:sdtPr>
        <w:tag w:val="goog_rdk_621"/>
      </w:sdtPr>
      <w:sdtContent>
        <w:p w:rsidR="00000000" w:rsidDel="00000000" w:rsidP="00000000" w:rsidRDefault="00000000" w:rsidRPr="00000000" w14:paraId="000001A7">
          <w:pPr>
            <w:rPr>
              <w:rFonts w:ascii="Arial" w:cs="Arial" w:eastAsia="Arial" w:hAnsi="Arial"/>
              <w:rPrChange w:author="Heather Justice" w:id="9" w:date="2024-09-23T20:39:01Z">
                <w:rPr>
                  <w:rFonts w:ascii="Arial" w:cs="Arial" w:eastAsia="Arial" w:hAnsi="Arial"/>
                  <w:color w:val="000000"/>
                </w:rPr>
              </w:rPrChange>
            </w:rPr>
          </w:pPr>
          <w:sdt>
            <w:sdtPr>
              <w:tag w:val="goog_rdk_620"/>
            </w:sdtPr>
            <w:sdtContent>
              <w:r w:rsidDel="00000000" w:rsidR="00000000" w:rsidRPr="00000000">
                <w:rPr>
                  <w:rtl w:val="0"/>
                </w:rPr>
              </w:r>
            </w:sdtContent>
          </w:sdt>
        </w:p>
      </w:sdtContent>
    </w:sdt>
    <w:sdt>
      <w:sdtPr>
        <w:tag w:val="goog_rdk_623"/>
      </w:sdtPr>
      <w:sdtContent>
        <w:p w:rsidR="00000000" w:rsidDel="00000000" w:rsidP="00000000" w:rsidRDefault="00000000" w:rsidRPr="00000000" w14:paraId="000001A8">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095875" cy="6600825"/>
                <wp:effectExtent b="0" l="0" r="0" t="0"/>
                <wp:docPr id="318" name="image21.png"/>
                <a:graphic>
                  <a:graphicData uri="http://schemas.openxmlformats.org/drawingml/2006/picture">
                    <pic:pic>
                      <pic:nvPicPr>
                        <pic:cNvPr id="0" name="image21.png"/>
                        <pic:cNvPicPr preferRelativeResize="0"/>
                      </pic:nvPicPr>
                      <pic:blipFill>
                        <a:blip r:embed="rId85"/>
                        <a:srcRect b="0" l="0" r="0" t="0"/>
                        <a:stretch>
                          <a:fillRect/>
                        </a:stretch>
                      </pic:blipFill>
                      <pic:spPr>
                        <a:xfrm>
                          <a:off x="0" y="0"/>
                          <a:ext cx="5095875" cy="6600825"/>
                        </a:xfrm>
                        <a:prstGeom prst="rect"/>
                        <a:ln/>
                      </pic:spPr>
                    </pic:pic>
                  </a:graphicData>
                </a:graphic>
              </wp:inline>
            </w:drawing>
          </w:r>
          <w:r w:rsidDel="00000000" w:rsidR="00000000" w:rsidRPr="00000000">
            <w:br w:type="page"/>
          </w:r>
          <w:sdt>
            <w:sdtPr>
              <w:tag w:val="goog_rdk_622"/>
            </w:sdtPr>
            <w:sdtContent>
              <w:r w:rsidDel="00000000" w:rsidR="00000000" w:rsidRPr="00000000">
                <w:rPr>
                  <w:rtl w:val="0"/>
                </w:rPr>
              </w:r>
            </w:sdtContent>
          </w:sdt>
        </w:p>
      </w:sdtContent>
    </w:sdt>
    <w:sdt>
      <w:sdtPr>
        <w:tag w:val="goog_rdk_625"/>
      </w:sdtPr>
      <w:sdtContent>
        <w:p w:rsidR="00000000" w:rsidDel="00000000" w:rsidP="00000000" w:rsidRDefault="00000000" w:rsidRPr="00000000" w14:paraId="000001A9">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095875" cy="6962775"/>
                <wp:effectExtent b="0" l="0" r="0" t="0"/>
                <wp:docPr id="319" name="image24.png"/>
                <a:graphic>
                  <a:graphicData uri="http://schemas.openxmlformats.org/drawingml/2006/picture">
                    <pic:pic>
                      <pic:nvPicPr>
                        <pic:cNvPr id="0" name="image24.png"/>
                        <pic:cNvPicPr preferRelativeResize="0"/>
                      </pic:nvPicPr>
                      <pic:blipFill>
                        <a:blip r:embed="rId86"/>
                        <a:srcRect b="0" l="0" r="0" t="0"/>
                        <a:stretch>
                          <a:fillRect/>
                        </a:stretch>
                      </pic:blipFill>
                      <pic:spPr>
                        <a:xfrm>
                          <a:off x="0" y="0"/>
                          <a:ext cx="5095875" cy="6962775"/>
                        </a:xfrm>
                        <a:prstGeom prst="rect"/>
                        <a:ln/>
                      </pic:spPr>
                    </pic:pic>
                  </a:graphicData>
                </a:graphic>
              </wp:inline>
            </w:drawing>
          </w:r>
          <w:sdt>
            <w:sdtPr>
              <w:tag w:val="goog_rdk_624"/>
            </w:sdtPr>
            <w:sdtContent>
              <w:r w:rsidDel="00000000" w:rsidR="00000000" w:rsidRPr="00000000">
                <w:rPr>
                  <w:rtl w:val="0"/>
                </w:rPr>
              </w:r>
            </w:sdtContent>
          </w:sdt>
        </w:p>
      </w:sdtContent>
    </w:sdt>
    <w:sdt>
      <w:sdtPr>
        <w:tag w:val="goog_rdk_627"/>
      </w:sdtPr>
      <w:sdtContent>
        <w:p w:rsidR="00000000" w:rsidDel="00000000" w:rsidP="00000000" w:rsidRDefault="00000000" w:rsidRPr="00000000" w14:paraId="000001AA">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br w:type="page"/>
          </w:r>
          <w:sdt>
            <w:sdtPr>
              <w:tag w:val="goog_rdk_626"/>
            </w:sdtPr>
            <w:sdtContent>
              <w:r w:rsidDel="00000000" w:rsidR="00000000" w:rsidRPr="00000000">
                <w:rPr>
                  <w:rtl w:val="0"/>
                </w:rPr>
              </w:r>
            </w:sdtContent>
          </w:sdt>
        </w:p>
      </w:sdtContent>
    </w:sdt>
    <w:bookmarkStart w:colFirst="0" w:colLast="0" w:name="bookmark=id.2szc72q" w:id="96"/>
    <w:bookmarkEnd w:id="96"/>
    <w:sdt>
      <w:sdtPr>
        <w:tag w:val="goog_rdk_629"/>
      </w:sdtPr>
      <w:sdtContent>
        <w:p w:rsidR="00000000" w:rsidDel="00000000" w:rsidP="00000000" w:rsidRDefault="00000000" w:rsidRPr="00000000" w14:paraId="000001AB">
          <w:pPr>
            <w:pStyle w:val="Heading3"/>
            <w:rPr>
              <w:rFonts w:ascii="Arial" w:cs="Arial" w:eastAsia="Arial" w:hAnsi="Arial"/>
              <w:rPrChange w:author="Heather Justice" w:id="9" w:date="2024-09-23T20:39:01Z">
                <w:rPr>
                  <w:rFonts w:ascii="Arial" w:cs="Arial" w:eastAsia="Arial" w:hAnsi="Arial"/>
                  <w:color w:val="000000"/>
                </w:rPr>
              </w:rPrChange>
            </w:rPr>
          </w:pPr>
          <w:bookmarkStart w:colFirst="0" w:colLast="0" w:name="_heading=h.184mhaj" w:id="97"/>
          <w:bookmarkEnd w:id="97"/>
          <w:sdt>
            <w:sdtPr>
              <w:tag w:val="goog_rdk_62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Insurance information page 5: VA facility</w:t>
              </w:r>
            </w:sdtContent>
          </w:sdt>
        </w:p>
      </w:sdtContent>
    </w:sdt>
    <w:sdt>
      <w:sdtPr>
        <w:tag w:val="goog_rdk_631"/>
      </w:sdtPr>
      <w:sdtContent>
        <w:p w:rsidR="00000000" w:rsidDel="00000000" w:rsidP="00000000" w:rsidRDefault="00000000" w:rsidRPr="00000000" w14:paraId="000001AC">
          <w:pPr>
            <w:rPr>
              <w:rFonts w:ascii="Arial" w:cs="Arial" w:eastAsia="Arial" w:hAnsi="Arial"/>
              <w:rPrChange w:author="Heather Justice" w:id="9" w:date="2024-09-23T20:39:01Z">
                <w:rPr>
                  <w:rFonts w:ascii="Arial" w:cs="Arial" w:eastAsia="Arial" w:hAnsi="Arial"/>
                  <w:color w:val="000000"/>
                </w:rPr>
              </w:rPrChange>
            </w:rPr>
          </w:pPr>
          <w:sdt>
            <w:sdtPr>
              <w:tag w:val="goog_rdk_630"/>
            </w:sdtPr>
            <w:sdtContent>
              <w:r w:rsidDel="00000000" w:rsidR="00000000" w:rsidRPr="00000000">
                <w:rPr>
                  <w:rtl w:val="0"/>
                </w:rPr>
              </w:r>
            </w:sdtContent>
          </w:sdt>
        </w:p>
      </w:sdtContent>
    </w:sdt>
    <w:sdt>
      <w:sdtPr>
        <w:tag w:val="goog_rdk_644"/>
      </w:sdtPr>
      <w:sdtContent>
        <w:p w:rsidR="00000000" w:rsidDel="00000000" w:rsidP="00000000" w:rsidRDefault="00000000" w:rsidRPr="00000000" w14:paraId="000001AD">
          <w:pPr>
            <w:rPr>
              <w:rFonts w:ascii="Arial" w:cs="Arial" w:eastAsia="Arial" w:hAnsi="Arial"/>
              <w:rPrChange w:author="Heather Justice" w:id="9" w:date="2024-09-23T20:39:01Z">
                <w:rPr>
                  <w:rFonts w:ascii="Arial" w:cs="Arial" w:eastAsia="Arial" w:hAnsi="Arial"/>
                </w:rPr>
              </w:rPrChange>
            </w:rPr>
          </w:pPr>
          <w:sdt>
            <w:sdtPr>
              <w:tag w:val="goog_rdk_63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user </w:t>
              </w:r>
            </w:sdtContent>
          </w:sdt>
          <w:sdt>
            <w:sdtPr>
              <w:tag w:val="goog_rdk_633"/>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must</w:t>
              </w:r>
            </w:sdtContent>
          </w:sdt>
          <w:sdt>
            <w:sdtPr>
              <w:tag w:val="goog_rdk_63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indicate whether they’re applying </w:t>
              </w:r>
            </w:sdtContent>
          </w:sdt>
          <w:sdt>
            <w:sdtPr>
              <w:tag w:val="goog_rdk_635"/>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for</w:t>
              </w:r>
            </w:sdtContent>
          </w:sdt>
          <w:sdt>
            <w:sdtPr>
              <w:tag w:val="goog_rdk_636"/>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minimum essential coverage under the Affordable Care Act. Then</w:t>
              </w:r>
            </w:sdtContent>
          </w:sdt>
          <w:sdt>
            <w:sdtPr>
              <w:tag w:val="goog_rdk_637"/>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w:t>
              </w:r>
            </w:sdtContent>
          </w:sdt>
          <w:sdt>
            <w:sdtPr>
              <w:tag w:val="goog_rdk_63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they will select their preferred VA medical facility by </w:t>
              </w:r>
            </w:sdtContent>
          </w:sdt>
          <w:sdt>
            <w:sdtPr>
              <w:tag w:val="goog_rdk_639"/>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choosing</w:t>
              </w:r>
            </w:sdtContent>
          </w:sdt>
          <w:sdt>
            <w:sdtPr>
              <w:tag w:val="goog_rdk_64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the state and facility from the second drop-down menu. If they need assistance locating a facility, they can use the </w:t>
              </w:r>
            </w:sdtContent>
          </w:sdt>
          <w:hyperlink r:id="rId87">
            <w:sdt>
              <w:sdtPr>
                <w:tag w:val="goog_rdk_64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u w:val="single"/>
                      </w:rPr>
                    </w:rPrChange>
                  </w:rPr>
                  <w:t xml:space="preserve">VA Facility Locator</w:t>
                </w:r>
              </w:sdtContent>
            </w:sdt>
          </w:hyperlink>
          <w:sdt>
            <w:sdtPr>
              <w:tag w:val="goog_rdk_64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by clicking on the link below the “Center or clinic” drop-down.</w:t>
              </w:r>
            </w:sdtContent>
          </w:sdt>
          <w:sdt>
            <w:sdtPr>
              <w:tag w:val="goog_rdk_643"/>
            </w:sdtPr>
            <w:sdtContent>
              <w:r w:rsidDel="00000000" w:rsidR="00000000" w:rsidRPr="00000000">
                <w:rPr>
                  <w:rtl w:val="0"/>
                </w:rPr>
              </w:r>
            </w:sdtContent>
          </w:sdt>
        </w:p>
      </w:sdtContent>
    </w:sdt>
    <w:sdt>
      <w:sdtPr>
        <w:tag w:val="goog_rdk_646"/>
      </w:sdtPr>
      <w:sdtContent>
        <w:p w:rsidR="00000000" w:rsidDel="00000000" w:rsidP="00000000" w:rsidRDefault="00000000" w:rsidRPr="00000000" w14:paraId="000001AE">
          <w:pPr>
            <w:rPr>
              <w:rFonts w:ascii="Arial" w:cs="Arial" w:eastAsia="Arial" w:hAnsi="Arial"/>
              <w:rPrChange w:author="Heather Justice" w:id="9" w:date="2024-09-23T20:39:01Z">
                <w:rPr>
                  <w:rFonts w:ascii="Arial" w:cs="Arial" w:eastAsia="Arial" w:hAnsi="Arial"/>
                  <w:color w:val="000000"/>
                </w:rPr>
              </w:rPrChange>
            </w:rPr>
          </w:pPr>
          <w:sdt>
            <w:sdtPr>
              <w:tag w:val="goog_rdk_645"/>
            </w:sdtPr>
            <w:sdtContent>
              <w:r w:rsidDel="00000000" w:rsidR="00000000" w:rsidRPr="00000000">
                <w:rPr>
                  <w:rtl w:val="0"/>
                </w:rPr>
              </w:r>
            </w:sdtContent>
          </w:sdt>
        </w:p>
      </w:sdtContent>
    </w:sdt>
    <w:sdt>
      <w:sdtPr>
        <w:tag w:val="goog_rdk_649"/>
      </w:sdtPr>
      <w:sdtContent>
        <w:p w:rsidR="00000000" w:rsidDel="00000000" w:rsidP="00000000" w:rsidRDefault="00000000" w:rsidRPr="00000000" w14:paraId="000001AF">
          <w:pPr>
            <w:rPr>
              <w:rFonts w:ascii="Arial" w:cs="Arial" w:eastAsia="Arial" w:hAnsi="Arial"/>
              <w:rPrChange w:author="Heather Justice" w:id="9" w:date="2024-09-23T20:39:01Z">
                <w:rPr>
                  <w:rFonts w:ascii="Arial" w:cs="Arial" w:eastAsia="Arial" w:hAnsi="Arial"/>
                  <w:color w:val="000000"/>
                </w:rPr>
              </w:rPrChange>
            </w:rPr>
          </w:pPr>
          <w:sdt>
            <w:sdtPr>
              <w:tag w:val="goog_rdk_64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Veteran can indicate whether they want VA to contact them to schedule their first appointment.</w:t>
              </w:r>
            </w:sdtContent>
          </w:sdt>
          <w:r w:rsidDel="00000000" w:rsidR="00000000" w:rsidRPr="00000000">
            <w:br w:type="page"/>
          </w:r>
          <w:sdt>
            <w:sdtPr>
              <w:tag w:val="goog_rdk_648"/>
            </w:sdtPr>
            <w:sdtContent>
              <w:r w:rsidDel="00000000" w:rsidR="00000000" w:rsidRPr="00000000">
                <w:rPr>
                  <w:rtl w:val="0"/>
                </w:rPr>
              </w:r>
            </w:sdtContent>
          </w:sdt>
        </w:p>
      </w:sdtContent>
    </w:sdt>
    <w:sdt>
      <w:sdtPr>
        <w:tag w:val="goog_rdk_651"/>
      </w:sdtPr>
      <w:sdtContent>
        <w:p w:rsidR="00000000" w:rsidDel="00000000" w:rsidP="00000000" w:rsidRDefault="00000000" w:rsidRPr="00000000" w14:paraId="000001B0">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color w:val="000000"/>
                </w:rPr>
              </w:rPrChange>
            </w:rPr>
            <w:drawing>
              <wp:inline distB="114300" distT="114300" distL="114300" distR="114300">
                <wp:extent cx="4667250" cy="8162925"/>
                <wp:effectExtent b="0" l="0" r="0" t="0"/>
                <wp:docPr id="320" name="image29.png"/>
                <a:graphic>
                  <a:graphicData uri="http://schemas.openxmlformats.org/drawingml/2006/picture">
                    <pic:pic>
                      <pic:nvPicPr>
                        <pic:cNvPr id="0" name="image29.png"/>
                        <pic:cNvPicPr preferRelativeResize="0"/>
                      </pic:nvPicPr>
                      <pic:blipFill>
                        <a:blip r:embed="rId88"/>
                        <a:srcRect b="2280" l="0" r="0" t="0"/>
                        <a:stretch>
                          <a:fillRect/>
                        </a:stretch>
                      </pic:blipFill>
                      <pic:spPr>
                        <a:xfrm>
                          <a:off x="0" y="0"/>
                          <a:ext cx="4667250" cy="8162925"/>
                        </a:xfrm>
                        <a:prstGeom prst="rect"/>
                        <a:ln/>
                      </pic:spPr>
                    </pic:pic>
                  </a:graphicData>
                </a:graphic>
              </wp:inline>
            </w:drawing>
          </w:r>
          <w:r w:rsidDel="00000000" w:rsidR="00000000" w:rsidRPr="00000000">
            <w:br w:type="page"/>
          </w:r>
          <w:sdt>
            <w:sdtPr>
              <w:tag w:val="goog_rdk_650"/>
            </w:sdtPr>
            <w:sdtContent>
              <w:r w:rsidDel="00000000" w:rsidR="00000000" w:rsidRPr="00000000">
                <w:rPr>
                  <w:rtl w:val="0"/>
                </w:rPr>
              </w:r>
            </w:sdtContent>
          </w:sdt>
        </w:p>
      </w:sdtContent>
    </w:sdt>
    <w:bookmarkStart w:colFirst="0" w:colLast="0" w:name="bookmark=id.yn7avxrdejq" w:id="98"/>
    <w:bookmarkEnd w:id="98"/>
    <w:sdt>
      <w:sdtPr>
        <w:tag w:val="goog_rdk_653"/>
      </w:sdtPr>
      <w:sdtContent>
        <w:p w:rsidR="00000000" w:rsidDel="00000000" w:rsidP="00000000" w:rsidRDefault="00000000" w:rsidRPr="00000000" w14:paraId="000001B1">
          <w:pPr>
            <w:pStyle w:val="Heading2"/>
            <w:rPr>
              <w:rFonts w:ascii="Arial" w:cs="Arial" w:eastAsia="Arial" w:hAnsi="Arial"/>
              <w:rPrChange w:author="Heather Justice" w:id="9" w:date="2024-09-23T20:39:01Z">
                <w:rPr>
                  <w:rFonts w:ascii="Arial" w:cs="Arial" w:eastAsia="Arial" w:hAnsi="Arial"/>
                  <w:color w:val="000000"/>
                  <w:sz w:val="28"/>
                  <w:szCs w:val="28"/>
                </w:rPr>
              </w:rPrChange>
            </w:rPr>
          </w:pPr>
          <w:sdt>
            <w:sdtPr>
              <w:tag w:val="goog_rdk_65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8"/>
                      <w:szCs w:val="28"/>
                    </w:rPr>
                  </w:rPrChange>
                </w:rPr>
                <w:t xml:space="preserve">Review Application</w:t>
              </w:r>
            </w:sdtContent>
          </w:sdt>
        </w:p>
      </w:sdtContent>
    </w:sdt>
    <w:sdt>
      <w:sdtPr>
        <w:tag w:val="goog_rdk_655"/>
      </w:sdtPr>
      <w:sdtContent>
        <w:p w:rsidR="00000000" w:rsidDel="00000000" w:rsidP="00000000" w:rsidRDefault="00000000" w:rsidRPr="00000000" w14:paraId="000001B2">
          <w:pPr>
            <w:rPr>
              <w:rFonts w:ascii="Arial" w:cs="Arial" w:eastAsia="Arial" w:hAnsi="Arial"/>
              <w:rPrChange w:author="Heather Justice" w:id="9" w:date="2024-09-23T20:39:01Z">
                <w:rPr>
                  <w:rFonts w:ascii="Arial" w:cs="Arial" w:eastAsia="Arial" w:hAnsi="Arial"/>
                  <w:color w:val="000000"/>
                  <w:sz w:val="28"/>
                  <w:szCs w:val="28"/>
                </w:rPr>
              </w:rPrChange>
            </w:rPr>
          </w:pPr>
          <w:sdt>
            <w:sdtPr>
              <w:tag w:val="goog_rdk_654"/>
            </w:sdtPr>
            <w:sdtContent>
              <w:r w:rsidDel="00000000" w:rsidR="00000000" w:rsidRPr="00000000">
                <w:rPr>
                  <w:rtl w:val="0"/>
                </w:rPr>
              </w:r>
            </w:sdtContent>
          </w:sdt>
        </w:p>
      </w:sdtContent>
    </w:sdt>
    <w:sdt>
      <w:sdtPr>
        <w:tag w:val="goog_rdk_659"/>
      </w:sdtPr>
      <w:sdtContent>
        <w:p w:rsidR="00000000" w:rsidDel="00000000" w:rsidP="00000000" w:rsidRDefault="00000000" w:rsidRPr="00000000" w14:paraId="000001B3">
          <w:pPr>
            <w:rPr>
              <w:rFonts w:ascii="Arial" w:cs="Arial" w:eastAsia="Arial" w:hAnsi="Arial"/>
              <w:rPrChange w:author="Heather Justice" w:id="9" w:date="2024-09-23T20:39:01Z">
                <w:rPr>
                  <w:rFonts w:ascii="Arial" w:cs="Arial" w:eastAsia="Arial" w:hAnsi="Arial"/>
                  <w:color w:val="000000"/>
                </w:rPr>
              </w:rPrChange>
            </w:rPr>
          </w:pPr>
          <w:sdt>
            <w:sdtPr>
              <w:tag w:val="goog_rdk_656"/>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Once the Veteran has completed the application, they will be shown the Review Application section. </w:t>
              </w:r>
            </w:sdtContent>
          </w:sdt>
          <w:sdt>
            <w:sdtPr>
              <w:tag w:val="goog_rdk_657"/>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The user can open each section in this </w:t>
              </w:r>
            </w:sdtContent>
          </w:sdt>
          <w:sdt>
            <w:sdtPr>
              <w:tag w:val="goog_rdk_65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section and see what information they entered.</w:t>
              </w:r>
            </w:sdtContent>
          </w:sdt>
        </w:p>
      </w:sdtContent>
    </w:sdt>
    <w:sdt>
      <w:sdtPr>
        <w:tag w:val="goog_rdk_661"/>
      </w:sdtPr>
      <w:sdtContent>
        <w:p w:rsidR="00000000" w:rsidDel="00000000" w:rsidP="00000000" w:rsidRDefault="00000000" w:rsidRPr="00000000" w14:paraId="000001B4">
          <w:pPr>
            <w:rPr>
              <w:rFonts w:ascii="Arial" w:cs="Arial" w:eastAsia="Arial" w:hAnsi="Arial"/>
              <w:rPrChange w:author="Heather Justice" w:id="9" w:date="2024-09-23T20:39:01Z">
                <w:rPr>
                  <w:rFonts w:ascii="Arial" w:cs="Arial" w:eastAsia="Arial" w:hAnsi="Arial"/>
                </w:rPr>
              </w:rPrChange>
            </w:rPr>
          </w:pPr>
          <w:sdt>
            <w:sdtPr>
              <w:tag w:val="goog_rdk_660"/>
            </w:sdtPr>
            <w:sdtContent>
              <w:r w:rsidDel="00000000" w:rsidR="00000000" w:rsidRPr="00000000">
                <w:rPr>
                  <w:rtl w:val="0"/>
                </w:rPr>
              </w:r>
            </w:sdtContent>
          </w:sdt>
        </w:p>
      </w:sdtContent>
    </w:sdt>
    <w:sdt>
      <w:sdtPr>
        <w:tag w:val="goog_rdk_663"/>
      </w:sdtPr>
      <w:sdtContent>
        <w:p w:rsidR="00000000" w:rsidDel="00000000" w:rsidP="00000000" w:rsidRDefault="00000000" w:rsidRPr="00000000" w14:paraId="000001B5">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3833813" cy="6697161"/>
                <wp:effectExtent b="0" l="0" r="0" t="0"/>
                <wp:docPr id="321" name="image35.png"/>
                <a:graphic>
                  <a:graphicData uri="http://schemas.openxmlformats.org/drawingml/2006/picture">
                    <pic:pic>
                      <pic:nvPicPr>
                        <pic:cNvPr id="0" name="image35.png"/>
                        <pic:cNvPicPr preferRelativeResize="0"/>
                      </pic:nvPicPr>
                      <pic:blipFill>
                        <a:blip r:embed="rId89"/>
                        <a:srcRect b="2176" l="2321" r="4448" t="1489"/>
                        <a:stretch>
                          <a:fillRect/>
                        </a:stretch>
                      </pic:blipFill>
                      <pic:spPr>
                        <a:xfrm>
                          <a:off x="0" y="0"/>
                          <a:ext cx="3833813" cy="6697161"/>
                        </a:xfrm>
                        <a:prstGeom prst="rect"/>
                        <a:ln/>
                      </pic:spPr>
                    </pic:pic>
                  </a:graphicData>
                </a:graphic>
              </wp:inline>
            </w:drawing>
          </w:r>
          <w:r w:rsidDel="00000000" w:rsidR="00000000" w:rsidRPr="00000000">
            <w:br w:type="page"/>
          </w:r>
          <w:sdt>
            <w:sdtPr>
              <w:tag w:val="goog_rdk_662"/>
            </w:sdtPr>
            <w:sdtContent>
              <w:r w:rsidDel="00000000" w:rsidR="00000000" w:rsidRPr="00000000">
                <w:rPr>
                  <w:rtl w:val="0"/>
                </w:rPr>
              </w:r>
            </w:sdtContent>
          </w:sdt>
        </w:p>
      </w:sdtContent>
    </w:sdt>
    <w:sdt>
      <w:sdtPr>
        <w:tag w:val="goog_rdk_669"/>
      </w:sdtPr>
      <w:sdtContent>
        <w:p w:rsidR="00000000" w:rsidDel="00000000" w:rsidP="00000000" w:rsidRDefault="00000000" w:rsidRPr="00000000" w14:paraId="000001B6">
          <w:pPr>
            <w:rPr>
              <w:rFonts w:ascii="Arial" w:cs="Arial" w:eastAsia="Arial" w:hAnsi="Arial"/>
              <w:rPrChange w:author="Heather Justice" w:id="9" w:date="2024-09-23T20:39:01Z">
                <w:rPr>
                  <w:rFonts w:ascii="Arial" w:cs="Arial" w:eastAsia="Arial" w:hAnsi="Arial"/>
                  <w:color w:val="000000"/>
                </w:rPr>
              </w:rPrChange>
            </w:rPr>
          </w:pPr>
          <w:sdt>
            <w:sdtPr>
              <w:tag w:val="goog_rdk_66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they want to change the information shown, they can select the “Edit”</w:t>
              </w:r>
            </w:sdtContent>
          </w:sdt>
          <w:sdt>
            <w:sdtPr>
              <w:tag w:val="goog_rdk_665"/>
            </w:sdtPr>
            <w:sdtContent>
              <w:r w:rsidDel="00000000" w:rsidR="00000000" w:rsidRPr="00000000">
                <w:rPr>
                  <w:rFonts w:ascii="Arial" w:cs="Arial" w:eastAsia="Arial" w:hAnsi="Arial"/>
                  <w:rtl w:val="0"/>
                  <w:rPrChange w:author="Heather Justice" w:id="9" w:date="2024-09-23T20:39:01Z">
                    <w:rPr>
                      <w:rFonts w:ascii="Arial" w:cs="Arial" w:eastAsia="Arial" w:hAnsi="Arial"/>
                      <w:b w:val="1"/>
                      <w:color w:val="000000"/>
                    </w:rPr>
                  </w:rPrChange>
                </w:rPr>
                <w:t xml:space="preserve"> </w:t>
              </w:r>
            </w:sdtContent>
          </w:sdt>
          <w:sdt>
            <w:sdtPr>
              <w:tag w:val="goog_rdk_666"/>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button and </w:t>
              </w:r>
            </w:sdtContent>
          </w:sdt>
          <w:sdt>
            <w:sdtPr>
              <w:tag w:val="goog_rdk_667"/>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change</w:t>
              </w:r>
            </w:sdtContent>
          </w:sdt>
          <w:sdt>
            <w:sdtPr>
              <w:tag w:val="goog_rdk_66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that information.</w:t>
              </w:r>
            </w:sdtContent>
          </w:sdt>
        </w:p>
      </w:sdtContent>
    </w:sdt>
    <w:sdt>
      <w:sdtPr>
        <w:tag w:val="goog_rdk_671"/>
      </w:sdtPr>
      <w:sdtContent>
        <w:p w:rsidR="00000000" w:rsidDel="00000000" w:rsidP="00000000" w:rsidRDefault="00000000" w:rsidRPr="00000000" w14:paraId="000001B7">
          <w:pPr>
            <w:rPr>
              <w:rFonts w:ascii="Arial" w:cs="Arial" w:eastAsia="Arial" w:hAnsi="Arial"/>
              <w:rPrChange w:author="Heather Justice" w:id="9" w:date="2024-09-23T20:39:01Z">
                <w:rPr>
                  <w:rFonts w:ascii="Arial" w:cs="Arial" w:eastAsia="Arial" w:hAnsi="Arial"/>
                  <w:color w:val="000000"/>
                </w:rPr>
              </w:rPrChange>
            </w:rPr>
          </w:pPr>
          <w:sdt>
            <w:sdtPr>
              <w:tag w:val="goog_rdk_670"/>
            </w:sdtPr>
            <w:sdtContent>
              <w:r w:rsidDel="00000000" w:rsidR="00000000" w:rsidRPr="00000000">
                <w:rPr>
                  <w:rtl w:val="0"/>
                </w:rPr>
              </w:r>
            </w:sdtContent>
          </w:sdt>
        </w:p>
      </w:sdtContent>
    </w:sdt>
    <w:sdt>
      <w:sdtPr>
        <w:tag w:val="goog_rdk_673"/>
      </w:sdtPr>
      <w:sdtContent>
        <w:p w:rsidR="00000000" w:rsidDel="00000000" w:rsidP="00000000" w:rsidRDefault="00000000" w:rsidRPr="00000000" w14:paraId="000001B8">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0" distT="0" distL="0" distR="0">
                <wp:extent cx="5410200" cy="4667250"/>
                <wp:effectExtent b="12700" l="12700" r="12700" t="12700"/>
                <wp:docPr id="322" name="image28.png"/>
                <a:graphic>
                  <a:graphicData uri="http://schemas.openxmlformats.org/drawingml/2006/picture">
                    <pic:pic>
                      <pic:nvPicPr>
                        <pic:cNvPr id="0" name="image28.png"/>
                        <pic:cNvPicPr preferRelativeResize="0"/>
                      </pic:nvPicPr>
                      <pic:blipFill>
                        <a:blip r:embed="rId90"/>
                        <a:srcRect b="0" l="0" r="0" t="0"/>
                        <a:stretch>
                          <a:fillRect/>
                        </a:stretch>
                      </pic:blipFill>
                      <pic:spPr>
                        <a:xfrm>
                          <a:off x="0" y="0"/>
                          <a:ext cx="5410200" cy="4667250"/>
                        </a:xfrm>
                        <a:prstGeom prst="rect"/>
                        <a:ln w="12700">
                          <a:solidFill>
                            <a:srgbClr val="000000"/>
                          </a:solidFill>
                          <a:prstDash val="solid"/>
                        </a:ln>
                      </pic:spPr>
                    </pic:pic>
                  </a:graphicData>
                </a:graphic>
              </wp:inline>
            </w:drawing>
          </w:r>
          <w:sdt>
            <w:sdtPr>
              <w:tag w:val="goog_rdk_672"/>
            </w:sdtPr>
            <w:sdtContent>
              <w:r w:rsidDel="00000000" w:rsidR="00000000" w:rsidRPr="00000000">
                <w:rPr>
                  <w:rtl w:val="0"/>
                </w:rPr>
              </w:r>
            </w:sdtContent>
          </w:sdt>
        </w:p>
      </w:sdtContent>
    </w:sdt>
    <w:sdt>
      <w:sdtPr>
        <w:tag w:val="goog_rdk_675"/>
      </w:sdtPr>
      <w:sdtContent>
        <w:p w:rsidR="00000000" w:rsidDel="00000000" w:rsidP="00000000" w:rsidRDefault="00000000" w:rsidRPr="00000000" w14:paraId="000001B9">
          <w:pPr>
            <w:rPr>
              <w:rFonts w:ascii="Arial" w:cs="Arial" w:eastAsia="Arial" w:hAnsi="Arial"/>
              <w:rPrChange w:author="Heather Justice" w:id="9" w:date="2024-09-23T20:39:01Z">
                <w:rPr>
                  <w:rFonts w:ascii="Arial" w:cs="Arial" w:eastAsia="Arial" w:hAnsi="Arial"/>
                  <w:color w:val="000000"/>
                </w:rPr>
              </w:rPrChange>
            </w:rPr>
          </w:pPr>
          <w:sdt>
            <w:sdtPr>
              <w:tag w:val="goog_rdk_674"/>
            </w:sdtPr>
            <w:sdtContent>
              <w:r w:rsidDel="00000000" w:rsidR="00000000" w:rsidRPr="00000000">
                <w:rPr>
                  <w:rtl w:val="0"/>
                </w:rPr>
              </w:r>
            </w:sdtContent>
          </w:sdt>
        </w:p>
      </w:sdtContent>
    </w:sdt>
    <w:sdt>
      <w:sdtPr>
        <w:tag w:val="goog_rdk_681"/>
      </w:sdtPr>
      <w:sdtContent>
        <w:p w:rsidR="00000000" w:rsidDel="00000000" w:rsidP="00000000" w:rsidRDefault="00000000" w:rsidRPr="00000000" w14:paraId="000001BA">
          <w:pPr>
            <w:rPr>
              <w:rFonts w:ascii="Arial" w:cs="Arial" w:eastAsia="Arial" w:hAnsi="Arial"/>
              <w:rPrChange w:author="Heather Justice" w:id="9" w:date="2024-09-23T20:39:01Z">
                <w:rPr>
                  <w:rFonts w:ascii="Arial" w:cs="Arial" w:eastAsia="Arial" w:hAnsi="Arial"/>
                  <w:color w:val="000000"/>
                </w:rPr>
              </w:rPrChange>
            </w:rPr>
          </w:pPr>
          <w:sdt>
            <w:sdtPr>
              <w:tag w:val="goog_rdk_676"/>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Once the “Edit”</w:t>
              </w:r>
            </w:sdtContent>
          </w:sdt>
          <w:sdt>
            <w:sdtPr>
              <w:tag w:val="goog_rdk_677"/>
            </w:sdtPr>
            <w:sdtContent>
              <w:r w:rsidDel="00000000" w:rsidR="00000000" w:rsidRPr="00000000">
                <w:rPr>
                  <w:rFonts w:ascii="Arial" w:cs="Arial" w:eastAsia="Arial" w:hAnsi="Arial"/>
                  <w:rtl w:val="0"/>
                  <w:rPrChange w:author="Heather Justice" w:id="9" w:date="2024-09-23T20:39:01Z">
                    <w:rPr>
                      <w:rFonts w:ascii="Arial" w:cs="Arial" w:eastAsia="Arial" w:hAnsi="Arial"/>
                      <w:b w:val="1"/>
                      <w:color w:val="000000"/>
                    </w:rPr>
                  </w:rPrChange>
                </w:rPr>
                <w:t xml:space="preserve"> </w:t>
              </w:r>
            </w:sdtContent>
          </w:sdt>
          <w:sdt>
            <w:sdtPr>
              <w:tag w:val="goog_rdk_67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button </w:t>
              </w:r>
            </w:sdtContent>
          </w:sdt>
          <w:sdt>
            <w:sdtPr>
              <w:tag w:val="goog_rdk_679"/>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is pressed, the user can update the information in that section. They must also</w:t>
              </w:r>
            </w:sdtContent>
          </w:sdt>
          <w:sdt>
            <w:sdtPr>
              <w:tag w:val="goog_rdk_680"/>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press the “Update Page” button to save the changed information.</w:t>
              </w:r>
            </w:sdtContent>
          </w:sdt>
        </w:p>
      </w:sdtContent>
    </w:sdt>
    <w:sdt>
      <w:sdtPr>
        <w:tag w:val="goog_rdk_683"/>
      </w:sdtPr>
      <w:sdtContent>
        <w:p w:rsidR="00000000" w:rsidDel="00000000" w:rsidP="00000000" w:rsidRDefault="00000000" w:rsidRPr="00000000" w14:paraId="000001BB">
          <w:pPr>
            <w:rPr>
              <w:rFonts w:ascii="Arial" w:cs="Arial" w:eastAsia="Arial" w:hAnsi="Arial"/>
              <w:rPrChange w:author="Heather Justice" w:id="9" w:date="2024-09-23T20:39:01Z">
                <w:rPr>
                  <w:rFonts w:ascii="Arial" w:cs="Arial" w:eastAsia="Arial" w:hAnsi="Arial"/>
                </w:rPr>
              </w:rPrChange>
            </w:rPr>
          </w:pPr>
          <w:r w:rsidDel="00000000" w:rsidR="00000000" w:rsidRPr="00000000">
            <w:br w:type="page"/>
          </w:r>
          <w:sdt>
            <w:sdtPr>
              <w:tag w:val="goog_rdk_682"/>
            </w:sdtPr>
            <w:sdtContent>
              <w:r w:rsidDel="00000000" w:rsidR="00000000" w:rsidRPr="00000000">
                <w:rPr>
                  <w:rtl w:val="0"/>
                </w:rPr>
              </w:r>
            </w:sdtContent>
          </w:sdt>
        </w:p>
      </w:sdtContent>
    </w:sdt>
    <w:sdt>
      <w:sdtPr>
        <w:tag w:val="goog_rdk_685"/>
      </w:sdtPr>
      <w:sdtContent>
        <w:p w:rsidR="00000000" w:rsidDel="00000000" w:rsidP="00000000" w:rsidRDefault="00000000" w:rsidRPr="00000000" w14:paraId="000001BC">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495925" cy="5295900"/>
                <wp:effectExtent b="0" l="0" r="0" t="0"/>
                <wp:docPr id="323" name="image37.png"/>
                <a:graphic>
                  <a:graphicData uri="http://schemas.openxmlformats.org/drawingml/2006/picture">
                    <pic:pic>
                      <pic:nvPicPr>
                        <pic:cNvPr id="0" name="image37.png"/>
                        <pic:cNvPicPr preferRelativeResize="0"/>
                      </pic:nvPicPr>
                      <pic:blipFill>
                        <a:blip r:embed="rId91"/>
                        <a:srcRect b="0" l="0" r="0" t="0"/>
                        <a:stretch>
                          <a:fillRect/>
                        </a:stretch>
                      </pic:blipFill>
                      <pic:spPr>
                        <a:xfrm>
                          <a:off x="0" y="0"/>
                          <a:ext cx="5495925" cy="5295900"/>
                        </a:xfrm>
                        <a:prstGeom prst="rect"/>
                        <a:ln/>
                      </pic:spPr>
                    </pic:pic>
                  </a:graphicData>
                </a:graphic>
              </wp:inline>
            </w:drawing>
          </w:r>
          <w:sdt>
            <w:sdtPr>
              <w:tag w:val="goog_rdk_684"/>
            </w:sdtPr>
            <w:sdtContent>
              <w:r w:rsidDel="00000000" w:rsidR="00000000" w:rsidRPr="00000000">
                <w:rPr>
                  <w:rtl w:val="0"/>
                </w:rPr>
              </w:r>
            </w:sdtContent>
          </w:sdt>
        </w:p>
      </w:sdtContent>
    </w:sdt>
    <w:sdt>
      <w:sdtPr>
        <w:tag w:val="goog_rdk_687"/>
      </w:sdtPr>
      <w:sdtContent>
        <w:p w:rsidR="00000000" w:rsidDel="00000000" w:rsidP="00000000" w:rsidRDefault="00000000" w:rsidRPr="00000000" w14:paraId="000001BD">
          <w:pPr>
            <w:rPr>
              <w:rFonts w:ascii="Arial" w:cs="Arial" w:eastAsia="Arial" w:hAnsi="Arial"/>
              <w:rPrChange w:author="Heather Justice" w:id="9" w:date="2024-09-23T20:39:01Z">
                <w:rPr>
                  <w:rFonts w:ascii="Arial" w:cs="Arial" w:eastAsia="Arial" w:hAnsi="Arial"/>
                </w:rPr>
              </w:rPrChange>
            </w:rPr>
          </w:pPr>
          <w:sdt>
            <w:sdtPr>
              <w:tag w:val="goog_rdk_686"/>
            </w:sdtPr>
            <w:sdtContent>
              <w:r w:rsidDel="00000000" w:rsidR="00000000" w:rsidRPr="00000000">
                <w:rPr>
                  <w:rtl w:val="0"/>
                </w:rPr>
              </w:r>
            </w:sdtContent>
          </w:sdt>
        </w:p>
      </w:sdtContent>
    </w:sdt>
    <w:sdt>
      <w:sdtPr>
        <w:tag w:val="goog_rdk_690"/>
      </w:sdtPr>
      <w:sdtContent>
        <w:p w:rsidR="00000000" w:rsidDel="00000000" w:rsidP="00000000" w:rsidRDefault="00000000" w:rsidRPr="00000000" w14:paraId="000001BE">
          <w:pPr>
            <w:rPr>
              <w:rFonts w:ascii="Arial" w:cs="Arial" w:eastAsia="Arial" w:hAnsi="Arial"/>
              <w:rPrChange w:author="Heather Justice" w:id="9" w:date="2024-09-23T20:39:01Z">
                <w:rPr>
                  <w:rFonts w:ascii="Arial" w:cs="Arial" w:eastAsia="Arial" w:hAnsi="Arial"/>
                  <w:color w:val="000000"/>
                </w:rPr>
              </w:rPrChange>
            </w:rPr>
          </w:pPr>
          <w:sdt>
            <w:sdtPr>
              <w:tag w:val="goog_rdk_688"/>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any of the changes made remove any required information or trigger additional questions that need to be answered, the application will draw their attention to where the update needs to be made.</w:t>
              </w:r>
            </w:sdtContent>
          </w:sdt>
          <w:r w:rsidDel="00000000" w:rsidR="00000000" w:rsidRPr="00000000">
            <w:br w:type="page"/>
          </w:r>
          <w:sdt>
            <w:sdtPr>
              <w:tag w:val="goog_rdk_689"/>
            </w:sdtPr>
            <w:sdtContent>
              <w:r w:rsidDel="00000000" w:rsidR="00000000" w:rsidRPr="00000000">
                <w:rPr>
                  <w:rtl w:val="0"/>
                </w:rPr>
              </w:r>
            </w:sdtContent>
          </w:sdt>
        </w:p>
      </w:sdtContent>
    </w:sdt>
    <w:sdt>
      <w:sdtPr>
        <w:tag w:val="goog_rdk_692"/>
      </w:sdtPr>
      <w:sdtContent>
        <w:p w:rsidR="00000000" w:rsidDel="00000000" w:rsidP="00000000" w:rsidRDefault="00000000" w:rsidRPr="00000000" w14:paraId="000001BF">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591050" cy="5819775"/>
                <wp:effectExtent b="0" l="0" r="0" t="0"/>
                <wp:docPr id="324" name="image44.png"/>
                <a:graphic>
                  <a:graphicData uri="http://schemas.openxmlformats.org/drawingml/2006/picture">
                    <pic:pic>
                      <pic:nvPicPr>
                        <pic:cNvPr id="0" name="image44.png"/>
                        <pic:cNvPicPr preferRelativeResize="0"/>
                      </pic:nvPicPr>
                      <pic:blipFill>
                        <a:blip r:embed="rId92"/>
                        <a:srcRect b="0" l="0" r="0" t="0"/>
                        <a:stretch>
                          <a:fillRect/>
                        </a:stretch>
                      </pic:blipFill>
                      <pic:spPr>
                        <a:xfrm>
                          <a:off x="0" y="0"/>
                          <a:ext cx="4591050" cy="5819775"/>
                        </a:xfrm>
                        <a:prstGeom prst="rect"/>
                        <a:ln/>
                      </pic:spPr>
                    </pic:pic>
                  </a:graphicData>
                </a:graphic>
              </wp:inline>
            </w:drawing>
          </w:r>
          <w:r w:rsidDel="00000000" w:rsidR="00000000" w:rsidRPr="00000000">
            <w:br w:type="page"/>
          </w:r>
          <w:sdt>
            <w:sdtPr>
              <w:tag w:val="goog_rdk_691"/>
            </w:sdtPr>
            <w:sdtContent>
              <w:r w:rsidDel="00000000" w:rsidR="00000000" w:rsidRPr="00000000">
                <w:rPr>
                  <w:rtl w:val="0"/>
                </w:rPr>
              </w:r>
            </w:sdtContent>
          </w:sdt>
        </w:p>
      </w:sdtContent>
    </w:sdt>
    <w:sdt>
      <w:sdtPr>
        <w:tag w:val="goog_rdk_702"/>
      </w:sdtPr>
      <w:sdtContent>
        <w:p w:rsidR="00000000" w:rsidDel="00000000" w:rsidP="00000000" w:rsidRDefault="00000000" w:rsidRPr="00000000" w14:paraId="000001C0">
          <w:pPr>
            <w:rPr>
              <w:rFonts w:ascii="Arial" w:cs="Arial" w:eastAsia="Arial" w:hAnsi="Arial"/>
              <w:rPrChange w:author="Heather Justice" w:id="9" w:date="2024-09-23T20:39:01Z">
                <w:rPr>
                  <w:rFonts w:ascii="Arial" w:cs="Arial" w:eastAsia="Arial" w:hAnsi="Arial"/>
                  <w:color w:val="000000"/>
                </w:rPr>
              </w:rPrChange>
            </w:rPr>
          </w:pPr>
          <w:sdt>
            <w:sdtPr>
              <w:tag w:val="goog_rdk_69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Once the user has reviewed the information and is ready to </w:t>
              </w:r>
            </w:sdtContent>
          </w:sdt>
          <w:sdt>
            <w:sdtPr>
              <w:tag w:val="goog_rdk_694"/>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apply</w:t>
              </w:r>
            </w:sdtContent>
          </w:sdt>
          <w:sdt>
            <w:sdtPr>
              <w:tag w:val="goog_rdk_69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they must select the check box indicating they agree to the statements listed, that the information is </w:t>
              </w:r>
            </w:sdtContent>
          </w:sdt>
          <w:sdt>
            <w:sdtPr>
              <w:tag w:val="goog_rdk_696"/>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accurate</w:t>
              </w:r>
            </w:sdtContent>
          </w:sdt>
          <w:sdt>
            <w:sdtPr>
              <w:tag w:val="goog_rdk_69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and correct</w:t>
              </w:r>
            </w:sdtContent>
          </w:sdt>
          <w:sdt>
            <w:sdtPr>
              <w:tag w:val="goog_rdk_698"/>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w:t>
              </w:r>
            </w:sdtContent>
          </w:sdt>
          <w:sdt>
            <w:sdtPr>
              <w:tag w:val="goog_rdk_699"/>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and that they have read and accepted the privacy policy. The privacy policy can be accessed via the link. This will be opened in a new tab</w:t>
              </w:r>
            </w:sdtContent>
          </w:sdt>
          <w:sdt>
            <w:sdtPr>
              <w:tag w:val="goog_rdk_700"/>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w:t>
              </w:r>
            </w:sdtContent>
          </w:sdt>
          <w:sdt>
            <w:sdtPr>
              <w:tag w:val="goog_rdk_70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and their application won’t be interrupted:</w:t>
              </w:r>
            </w:sdtContent>
          </w:sdt>
        </w:p>
      </w:sdtContent>
    </w:sdt>
    <w:sdt>
      <w:sdtPr>
        <w:tag w:val="goog_rdk_704"/>
      </w:sdtPr>
      <w:sdtContent>
        <w:p w:rsidR="00000000" w:rsidDel="00000000" w:rsidP="00000000" w:rsidRDefault="00000000" w:rsidRPr="00000000" w14:paraId="000001C1">
          <w:pPr>
            <w:rPr>
              <w:rFonts w:ascii="Arial" w:cs="Arial" w:eastAsia="Arial" w:hAnsi="Arial"/>
              <w:rPrChange w:author="Heather Justice" w:id="9" w:date="2024-09-23T20:39:01Z">
                <w:rPr>
                  <w:rFonts w:ascii="Arial" w:cs="Arial" w:eastAsia="Arial" w:hAnsi="Arial"/>
                </w:rPr>
              </w:rPrChange>
            </w:rPr>
          </w:pPr>
          <w:sdt>
            <w:sdtPr>
              <w:tag w:val="goog_rdk_703"/>
            </w:sdtPr>
            <w:sdtContent>
              <w:r w:rsidDel="00000000" w:rsidR="00000000" w:rsidRPr="00000000">
                <w:rPr>
                  <w:rtl w:val="0"/>
                </w:rPr>
              </w:r>
            </w:sdtContent>
          </w:sdt>
        </w:p>
      </w:sdtContent>
    </w:sdt>
    <w:sdt>
      <w:sdtPr>
        <w:tag w:val="goog_rdk_706"/>
      </w:sdtPr>
      <w:sdtContent>
        <w:p w:rsidR="00000000" w:rsidDel="00000000" w:rsidP="00000000" w:rsidRDefault="00000000" w:rsidRPr="00000000" w14:paraId="000001C2">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010150" cy="5438775"/>
                <wp:effectExtent b="0" l="0" r="0" t="0"/>
                <wp:docPr id="325" name="image27.png"/>
                <a:graphic>
                  <a:graphicData uri="http://schemas.openxmlformats.org/drawingml/2006/picture">
                    <pic:pic>
                      <pic:nvPicPr>
                        <pic:cNvPr id="0" name="image27.png"/>
                        <pic:cNvPicPr preferRelativeResize="0"/>
                      </pic:nvPicPr>
                      <pic:blipFill>
                        <a:blip r:embed="rId93"/>
                        <a:srcRect b="0" l="0" r="0" t="0"/>
                        <a:stretch>
                          <a:fillRect/>
                        </a:stretch>
                      </pic:blipFill>
                      <pic:spPr>
                        <a:xfrm>
                          <a:off x="0" y="0"/>
                          <a:ext cx="5010150" cy="5438775"/>
                        </a:xfrm>
                        <a:prstGeom prst="rect"/>
                        <a:ln/>
                      </pic:spPr>
                    </pic:pic>
                  </a:graphicData>
                </a:graphic>
              </wp:inline>
            </w:drawing>
          </w:r>
          <w:r w:rsidDel="00000000" w:rsidR="00000000" w:rsidRPr="00000000">
            <w:br w:type="page"/>
          </w:r>
          <w:sdt>
            <w:sdtPr>
              <w:tag w:val="goog_rdk_705"/>
            </w:sdtPr>
            <w:sdtContent>
              <w:r w:rsidDel="00000000" w:rsidR="00000000" w:rsidRPr="00000000">
                <w:rPr>
                  <w:rtl w:val="0"/>
                </w:rPr>
              </w:r>
            </w:sdtContent>
          </w:sdt>
        </w:p>
      </w:sdtContent>
    </w:sdt>
    <w:sdt>
      <w:sdtPr>
        <w:tag w:val="goog_rdk_708"/>
      </w:sdtPr>
      <w:sdtContent>
        <w:p w:rsidR="00000000" w:rsidDel="00000000" w:rsidP="00000000" w:rsidRDefault="00000000" w:rsidRPr="00000000" w14:paraId="000001C3">
          <w:pPr>
            <w:rPr>
              <w:rFonts w:ascii="Arial" w:cs="Arial" w:eastAsia="Arial" w:hAnsi="Arial"/>
              <w:rPrChange w:author="Heather Justice" w:id="9" w:date="2024-09-23T20:39:01Z">
                <w:rPr>
                  <w:rFonts w:ascii="Arial" w:cs="Arial" w:eastAsia="Arial" w:hAnsi="Arial"/>
                  <w:color w:val="000000"/>
                </w:rPr>
              </w:rPrChange>
            </w:rPr>
          </w:pPr>
          <w:sdt>
            <w:sdtPr>
              <w:tag w:val="goog_rdk_70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user will be shown the following information after they submit their application:</w:t>
              </w:r>
            </w:sdtContent>
          </w:sdt>
        </w:p>
      </w:sdtContent>
    </w:sdt>
    <w:sdt>
      <w:sdtPr>
        <w:tag w:val="goog_rdk_710"/>
      </w:sdtPr>
      <w:sdtContent>
        <w:p w:rsidR="00000000" w:rsidDel="00000000" w:rsidP="00000000" w:rsidRDefault="00000000" w:rsidRPr="00000000" w14:paraId="000001C4">
          <w:pPr>
            <w:rPr>
              <w:rFonts w:ascii="Arial" w:cs="Arial" w:eastAsia="Arial" w:hAnsi="Arial"/>
              <w:rPrChange w:author="Heather Justice" w:id="9" w:date="2024-09-23T20:39:01Z">
                <w:rPr>
                  <w:rFonts w:ascii="Arial" w:cs="Arial" w:eastAsia="Arial" w:hAnsi="Arial"/>
                </w:rPr>
              </w:rPrChange>
            </w:rPr>
          </w:pPr>
          <w:sdt>
            <w:sdtPr>
              <w:tag w:val="goog_rdk_709"/>
            </w:sdtPr>
            <w:sdtContent>
              <w:r w:rsidDel="00000000" w:rsidR="00000000" w:rsidRPr="00000000">
                <w:rPr>
                  <w:rtl w:val="0"/>
                </w:rPr>
              </w:r>
            </w:sdtContent>
          </w:sdt>
        </w:p>
      </w:sdtContent>
    </w:sdt>
    <w:sdt>
      <w:sdtPr>
        <w:tag w:val="goog_rdk_712"/>
      </w:sdtPr>
      <w:sdtContent>
        <w:p w:rsidR="00000000" w:rsidDel="00000000" w:rsidP="00000000" w:rsidRDefault="00000000" w:rsidRPr="00000000" w14:paraId="000001C5">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133975" cy="5248275"/>
                <wp:effectExtent b="0" l="0" r="0" t="0"/>
                <wp:docPr id="315" name="image20.png"/>
                <a:graphic>
                  <a:graphicData uri="http://schemas.openxmlformats.org/drawingml/2006/picture">
                    <pic:pic>
                      <pic:nvPicPr>
                        <pic:cNvPr id="0" name="image20.png"/>
                        <pic:cNvPicPr preferRelativeResize="0"/>
                      </pic:nvPicPr>
                      <pic:blipFill>
                        <a:blip r:embed="rId94"/>
                        <a:srcRect b="0" l="0" r="0" t="0"/>
                        <a:stretch>
                          <a:fillRect/>
                        </a:stretch>
                      </pic:blipFill>
                      <pic:spPr>
                        <a:xfrm>
                          <a:off x="0" y="0"/>
                          <a:ext cx="5133975" cy="5248275"/>
                        </a:xfrm>
                        <a:prstGeom prst="rect"/>
                        <a:ln/>
                      </pic:spPr>
                    </pic:pic>
                  </a:graphicData>
                </a:graphic>
              </wp:inline>
            </w:drawing>
          </w:r>
          <w:r w:rsidDel="00000000" w:rsidR="00000000" w:rsidRPr="00000000">
            <w:br w:type="page"/>
          </w:r>
          <w:sdt>
            <w:sdtPr>
              <w:tag w:val="goog_rdk_711"/>
            </w:sdtPr>
            <w:sdtContent>
              <w:r w:rsidDel="00000000" w:rsidR="00000000" w:rsidRPr="00000000">
                <w:rPr>
                  <w:rtl w:val="0"/>
                </w:rPr>
              </w:r>
            </w:sdtContent>
          </w:sdt>
        </w:p>
      </w:sdtContent>
    </w:sdt>
    <w:sdt>
      <w:sdtPr>
        <w:tag w:val="goog_rdk_714"/>
      </w:sdtPr>
      <w:sdtContent>
        <w:p w:rsidR="00000000" w:rsidDel="00000000" w:rsidP="00000000" w:rsidRDefault="00000000" w:rsidRPr="00000000" w14:paraId="000001C6">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191125" cy="5076825"/>
                <wp:effectExtent b="0" l="0" r="0" t="0"/>
                <wp:docPr id="316" name="image25.png"/>
                <a:graphic>
                  <a:graphicData uri="http://schemas.openxmlformats.org/drawingml/2006/picture">
                    <pic:pic>
                      <pic:nvPicPr>
                        <pic:cNvPr id="0" name="image25.png"/>
                        <pic:cNvPicPr preferRelativeResize="0"/>
                      </pic:nvPicPr>
                      <pic:blipFill>
                        <a:blip r:embed="rId95"/>
                        <a:srcRect b="0" l="0" r="0" t="0"/>
                        <a:stretch>
                          <a:fillRect/>
                        </a:stretch>
                      </pic:blipFill>
                      <pic:spPr>
                        <a:xfrm>
                          <a:off x="0" y="0"/>
                          <a:ext cx="5191125" cy="5076825"/>
                        </a:xfrm>
                        <a:prstGeom prst="rect"/>
                        <a:ln/>
                      </pic:spPr>
                    </pic:pic>
                  </a:graphicData>
                </a:graphic>
              </wp:inline>
            </w:drawing>
          </w:r>
          <w:r w:rsidDel="00000000" w:rsidR="00000000" w:rsidRPr="00000000">
            <w:br w:type="page"/>
          </w:r>
          <w:sdt>
            <w:sdtPr>
              <w:tag w:val="goog_rdk_713"/>
            </w:sdtPr>
            <w:sdtContent>
              <w:r w:rsidDel="00000000" w:rsidR="00000000" w:rsidRPr="00000000">
                <w:rPr>
                  <w:rtl w:val="0"/>
                </w:rPr>
              </w:r>
            </w:sdtContent>
          </w:sdt>
        </w:p>
      </w:sdtContent>
    </w:sdt>
    <w:sdt>
      <w:sdtPr>
        <w:tag w:val="goog_rdk_716"/>
      </w:sdtPr>
      <w:sdtContent>
        <w:p w:rsidR="00000000" w:rsidDel="00000000" w:rsidP="00000000" w:rsidRDefault="00000000" w:rsidRPr="00000000" w14:paraId="000001C7">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029200" cy="4933950"/>
                <wp:effectExtent b="0" l="0" r="0" t="0"/>
                <wp:docPr id="339" name="image45.png"/>
                <a:graphic>
                  <a:graphicData uri="http://schemas.openxmlformats.org/drawingml/2006/picture">
                    <pic:pic>
                      <pic:nvPicPr>
                        <pic:cNvPr id="0" name="image45.png"/>
                        <pic:cNvPicPr preferRelativeResize="0"/>
                      </pic:nvPicPr>
                      <pic:blipFill>
                        <a:blip r:embed="rId96"/>
                        <a:srcRect b="0" l="0" r="0" t="0"/>
                        <a:stretch>
                          <a:fillRect/>
                        </a:stretch>
                      </pic:blipFill>
                      <pic:spPr>
                        <a:xfrm>
                          <a:off x="0" y="0"/>
                          <a:ext cx="5029200" cy="4933950"/>
                        </a:xfrm>
                        <a:prstGeom prst="rect"/>
                        <a:ln/>
                      </pic:spPr>
                    </pic:pic>
                  </a:graphicData>
                </a:graphic>
              </wp:inline>
            </w:drawing>
          </w:r>
          <w:r w:rsidDel="00000000" w:rsidR="00000000" w:rsidRPr="00000000">
            <w:br w:type="page"/>
          </w:r>
          <w:sdt>
            <w:sdtPr>
              <w:tag w:val="goog_rdk_715"/>
            </w:sdtPr>
            <w:sdtContent>
              <w:r w:rsidDel="00000000" w:rsidR="00000000" w:rsidRPr="00000000">
                <w:rPr>
                  <w:rtl w:val="0"/>
                </w:rPr>
              </w:r>
            </w:sdtContent>
          </w:sdt>
        </w:p>
      </w:sdtContent>
    </w:sdt>
    <w:sdt>
      <w:sdtPr>
        <w:tag w:val="goog_rdk_718"/>
      </w:sdtPr>
      <w:sdtContent>
        <w:p w:rsidR="00000000" w:rsidDel="00000000" w:rsidP="00000000" w:rsidRDefault="00000000" w:rsidRPr="00000000" w14:paraId="000001C8">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162550" cy="2886075"/>
                <wp:effectExtent b="0" l="0" r="0" t="0"/>
                <wp:docPr id="340" name="image43.png"/>
                <a:graphic>
                  <a:graphicData uri="http://schemas.openxmlformats.org/drawingml/2006/picture">
                    <pic:pic>
                      <pic:nvPicPr>
                        <pic:cNvPr id="0" name="image43.png"/>
                        <pic:cNvPicPr preferRelativeResize="0"/>
                      </pic:nvPicPr>
                      <pic:blipFill>
                        <a:blip r:embed="rId97"/>
                        <a:srcRect b="0" l="0" r="0" t="0"/>
                        <a:stretch>
                          <a:fillRect/>
                        </a:stretch>
                      </pic:blipFill>
                      <pic:spPr>
                        <a:xfrm>
                          <a:off x="0" y="0"/>
                          <a:ext cx="5162550" cy="2886075"/>
                        </a:xfrm>
                        <a:prstGeom prst="rect"/>
                        <a:ln/>
                      </pic:spPr>
                    </pic:pic>
                  </a:graphicData>
                </a:graphic>
              </wp:inline>
            </w:drawing>
          </w:r>
          <w:sdt>
            <w:sdtPr>
              <w:tag w:val="goog_rdk_717"/>
            </w:sdtPr>
            <w:sdtContent>
              <w:r w:rsidDel="00000000" w:rsidR="00000000" w:rsidRPr="00000000">
                <w:rPr>
                  <w:rtl w:val="0"/>
                </w:rPr>
              </w:r>
            </w:sdtContent>
          </w:sdt>
        </w:p>
      </w:sdtContent>
    </w:sdt>
    <w:sdt>
      <w:sdtPr>
        <w:tag w:val="goog_rdk_720"/>
      </w:sdtPr>
      <w:sdtContent>
        <w:p w:rsidR="00000000" w:rsidDel="00000000" w:rsidP="00000000" w:rsidRDefault="00000000" w:rsidRPr="00000000" w14:paraId="000001C9">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br w:type="page"/>
          </w:r>
          <w:sdt>
            <w:sdtPr>
              <w:tag w:val="goog_rdk_719"/>
            </w:sdtPr>
            <w:sdtContent>
              <w:r w:rsidDel="00000000" w:rsidR="00000000" w:rsidRPr="00000000">
                <w:rPr>
                  <w:rtl w:val="0"/>
                </w:rPr>
              </w:r>
            </w:sdtContent>
          </w:sdt>
        </w:p>
      </w:sdtContent>
    </w:sdt>
    <w:sdt>
      <w:sdtPr>
        <w:tag w:val="goog_rdk_722"/>
      </w:sdtPr>
      <w:sdtContent>
        <w:p w:rsidR="00000000" w:rsidDel="00000000" w:rsidP="00000000" w:rsidRDefault="00000000" w:rsidRPr="00000000" w14:paraId="000001CA">
          <w:pPr>
            <w:pStyle w:val="Heading1"/>
            <w:rPr>
              <w:rFonts w:ascii="Arial" w:cs="Arial" w:eastAsia="Arial" w:hAnsi="Arial"/>
              <w:rPrChange w:author="Heather Justice" w:id="9" w:date="2024-09-23T20:39:01Z">
                <w:rPr>
                  <w:rFonts w:ascii="Arial" w:cs="Arial" w:eastAsia="Arial" w:hAnsi="Arial"/>
                  <w:b w:val="0"/>
                  <w:color w:val="000000"/>
                  <w:sz w:val="28"/>
                  <w:szCs w:val="28"/>
                </w:rPr>
              </w:rPrChange>
            </w:rPr>
          </w:pPr>
          <w:bookmarkStart w:colFirst="0" w:colLast="0" w:name="_heading=h.279ka65" w:id="99"/>
          <w:bookmarkEnd w:id="99"/>
          <w:sdt>
            <w:sdtPr>
              <w:tag w:val="goog_rdk_721"/>
            </w:sdtPr>
            <w:sdtContent>
              <w:r w:rsidDel="00000000" w:rsidR="00000000" w:rsidRPr="00000000">
                <w:rPr>
                  <w:rFonts w:ascii="Arial" w:cs="Arial" w:eastAsia="Arial" w:hAnsi="Arial"/>
                  <w:rtl w:val="0"/>
                  <w:rPrChange w:author="Heather Justice" w:id="9" w:date="2024-09-23T20:39:01Z">
                    <w:rPr>
                      <w:rFonts w:ascii="Arial" w:cs="Arial" w:eastAsia="Arial" w:hAnsi="Arial"/>
                      <w:b w:val="0"/>
                      <w:color w:val="000000"/>
                      <w:sz w:val="28"/>
                      <w:szCs w:val="28"/>
                    </w:rPr>
                  </w:rPrChange>
                </w:rPr>
                <w:t xml:space="preserve">Health Care Application Issues</w:t>
              </w:r>
            </w:sdtContent>
          </w:sdt>
        </w:p>
      </w:sdtContent>
    </w:sdt>
    <w:sdt>
      <w:sdtPr>
        <w:tag w:val="goog_rdk_724"/>
      </w:sdtPr>
      <w:sdtContent>
        <w:p w:rsidR="00000000" w:rsidDel="00000000" w:rsidP="00000000" w:rsidRDefault="00000000" w:rsidRPr="00000000" w14:paraId="000001CB">
          <w:pPr>
            <w:pStyle w:val="Heading2"/>
            <w:rPr>
              <w:rFonts w:ascii="Arial" w:cs="Arial" w:eastAsia="Arial" w:hAnsi="Arial"/>
              <w:rPrChange w:author="Heather Justice" w:id="9" w:date="2024-09-23T20:39:01Z">
                <w:rPr>
                  <w:rFonts w:ascii="Arial" w:cs="Arial" w:eastAsia="Arial" w:hAnsi="Arial"/>
                  <w:color w:val="000000"/>
                  <w:sz w:val="24"/>
                  <w:szCs w:val="24"/>
                </w:rPr>
              </w:rPrChange>
            </w:rPr>
          </w:pPr>
          <w:bookmarkStart w:colFirst="0" w:colLast="0" w:name="_heading=h.meukdy" w:id="100"/>
          <w:bookmarkEnd w:id="100"/>
          <w:sdt>
            <w:sdtPr>
              <w:tag w:val="goog_rdk_72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4"/>
                      <w:szCs w:val="24"/>
                    </w:rPr>
                  </w:rPrChange>
                </w:rPr>
                <w:br w:type="textWrapping"/>
                <w:t xml:space="preserve">Questions about the content of the application</w:t>
              </w:r>
            </w:sdtContent>
          </w:sdt>
        </w:p>
      </w:sdtContent>
    </w:sdt>
    <w:sdt>
      <w:sdtPr>
        <w:tag w:val="goog_rdk_726"/>
      </w:sdtPr>
      <w:sdtContent>
        <w:p w:rsidR="00000000" w:rsidDel="00000000" w:rsidP="00000000" w:rsidRDefault="00000000" w:rsidRPr="00000000" w14:paraId="000001CC">
          <w:pPr>
            <w:rPr>
              <w:rFonts w:ascii="Arial" w:cs="Arial" w:eastAsia="Arial" w:hAnsi="Arial"/>
              <w:rPrChange w:author="Heather Justice" w:id="9" w:date="2024-09-23T20:39:01Z">
                <w:rPr>
                  <w:rFonts w:ascii="Arial" w:cs="Arial" w:eastAsia="Arial" w:hAnsi="Arial"/>
                  <w:color w:val="000000"/>
                </w:rPr>
              </w:rPrChange>
            </w:rPr>
          </w:pPr>
          <w:sdt>
            <w:sdtPr>
              <w:tag w:val="goog_rdk_725"/>
            </w:sdtPr>
            <w:sdtContent>
              <w:r w:rsidDel="00000000" w:rsidR="00000000" w:rsidRPr="00000000">
                <w:rPr>
                  <w:rtl w:val="0"/>
                </w:rPr>
              </w:r>
            </w:sdtContent>
          </w:sdt>
        </w:p>
      </w:sdtContent>
    </w:sdt>
    <w:sdt>
      <w:sdtPr>
        <w:tag w:val="goog_rdk_732"/>
      </w:sdtPr>
      <w:sdtContent>
        <w:p w:rsidR="00000000" w:rsidDel="00000000" w:rsidP="00000000" w:rsidRDefault="00000000" w:rsidRPr="00000000" w14:paraId="000001CD">
          <w:pPr>
            <w:rPr>
              <w:rFonts w:ascii="Arial" w:cs="Arial" w:eastAsia="Arial" w:hAnsi="Arial"/>
              <w:rPrChange w:author="Heather Justice" w:id="9" w:date="2024-09-23T20:39:01Z">
                <w:rPr>
                  <w:rFonts w:ascii="Arial" w:cs="Arial" w:eastAsia="Arial" w:hAnsi="Arial"/>
                  <w:color w:val="000000"/>
                </w:rPr>
              </w:rPrChange>
            </w:rPr>
          </w:pPr>
          <w:sdt>
            <w:sdtPr>
              <w:tag w:val="goog_rdk_72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Many Veterans will have specific questions about the </w:t>
              </w:r>
            </w:sdtContent>
          </w:sdt>
          <w:sdt>
            <w:sdtPr>
              <w:tag w:val="goog_rdk_728"/>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application's content</w:t>
              </w:r>
            </w:sdtContent>
          </w:sdt>
          <w:sdt>
            <w:sdtPr>
              <w:tag w:val="goog_rdk_729"/>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because they don’t understand what the application is asking or why it needs that information. These are non-technical issues and should be directed to the Health Enrollment Center (HEC). Before transferring the Veteran to this call center, </w:t>
              </w:r>
            </w:sdtContent>
          </w:sdt>
          <w:sdt>
            <w:sdtPr>
              <w:tag w:val="goog_rdk_730"/>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ensure</w:t>
              </w:r>
            </w:sdtContent>
          </w:sdt>
          <w:sdt>
            <w:sdtPr>
              <w:tag w:val="goog_rdk_73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they don’t have any questions related to the navigation or issues entering information for technical reasons.</w:t>
              </w:r>
            </w:sdtContent>
          </w:sdt>
        </w:p>
      </w:sdtContent>
    </w:sdt>
    <w:sdt>
      <w:sdtPr>
        <w:tag w:val="goog_rdk_734"/>
      </w:sdtPr>
      <w:sdtContent>
        <w:p w:rsidR="00000000" w:rsidDel="00000000" w:rsidP="00000000" w:rsidRDefault="00000000" w:rsidRPr="00000000" w14:paraId="000001CE">
          <w:pPr>
            <w:rPr>
              <w:rFonts w:ascii="Arial" w:cs="Arial" w:eastAsia="Arial" w:hAnsi="Arial"/>
              <w:rPrChange w:author="Heather Justice" w:id="9" w:date="2024-09-23T20:39:01Z">
                <w:rPr>
                  <w:rFonts w:ascii="Arial" w:cs="Arial" w:eastAsia="Arial" w:hAnsi="Arial"/>
                  <w:color w:val="000000"/>
                </w:rPr>
              </w:rPrChange>
            </w:rPr>
          </w:pPr>
          <w:sdt>
            <w:sdtPr>
              <w:tag w:val="goog_rdk_733"/>
            </w:sdtPr>
            <w:sdtContent>
              <w:r w:rsidDel="00000000" w:rsidR="00000000" w:rsidRPr="00000000">
                <w:rPr>
                  <w:rtl w:val="0"/>
                </w:rPr>
              </w:r>
            </w:sdtContent>
          </w:sdt>
        </w:p>
      </w:sdtContent>
    </w:sdt>
    <w:sdt>
      <w:sdtPr>
        <w:tag w:val="goog_rdk_736"/>
      </w:sdtPr>
      <w:sdtContent>
        <w:p w:rsidR="00000000" w:rsidDel="00000000" w:rsidP="00000000" w:rsidRDefault="00000000" w:rsidRPr="00000000" w14:paraId="000001CF">
          <w:pPr>
            <w:rPr>
              <w:rFonts w:ascii="Arial" w:cs="Arial" w:eastAsia="Arial" w:hAnsi="Arial"/>
              <w:rPrChange w:author="Heather Justice" w:id="9" w:date="2024-09-23T20:39:01Z">
                <w:rPr>
                  <w:rFonts w:ascii="Arial" w:cs="Arial" w:eastAsia="Arial" w:hAnsi="Arial"/>
                  <w:color w:val="000000"/>
                </w:rPr>
              </w:rPrChange>
            </w:rPr>
          </w:pPr>
          <w:sdt>
            <w:sdtPr>
              <w:tag w:val="goog_rdk_73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 information for the HEC is at the bottom of every page in the Health Care Application:</w:t>
              </w:r>
            </w:sdtContent>
          </w:sdt>
        </w:p>
      </w:sdtContent>
    </w:sdt>
    <w:sdt>
      <w:sdtPr>
        <w:tag w:val="goog_rdk_738"/>
      </w:sdtPr>
      <w:sdtContent>
        <w:p w:rsidR="00000000" w:rsidDel="00000000" w:rsidP="00000000" w:rsidRDefault="00000000" w:rsidRPr="00000000" w14:paraId="000001D0">
          <w:pPr>
            <w:rPr>
              <w:rFonts w:ascii="Arial" w:cs="Arial" w:eastAsia="Arial" w:hAnsi="Arial"/>
              <w:rPrChange w:author="Heather Justice" w:id="9" w:date="2024-09-23T20:39:01Z">
                <w:rPr>
                  <w:rFonts w:ascii="Arial" w:cs="Arial" w:eastAsia="Arial" w:hAnsi="Arial"/>
                </w:rPr>
              </w:rPrChange>
            </w:rPr>
          </w:pPr>
          <w:sdt>
            <w:sdtPr>
              <w:tag w:val="goog_rdk_737"/>
            </w:sdtPr>
            <w:sdtContent>
              <w:r w:rsidDel="00000000" w:rsidR="00000000" w:rsidRPr="00000000">
                <w:rPr>
                  <w:rtl w:val="0"/>
                </w:rPr>
              </w:r>
            </w:sdtContent>
          </w:sdt>
        </w:p>
      </w:sdtContent>
    </w:sdt>
    <w:sdt>
      <w:sdtPr>
        <w:tag w:val="goog_rdk_740"/>
      </w:sdtPr>
      <w:sdtContent>
        <w:p w:rsidR="00000000" w:rsidDel="00000000" w:rsidP="00000000" w:rsidRDefault="00000000" w:rsidRPr="00000000" w14:paraId="000001D1">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162550" cy="1847850"/>
                <wp:effectExtent b="0" l="0" r="0" t="0"/>
                <wp:docPr id="341" name="image41.png"/>
                <a:graphic>
                  <a:graphicData uri="http://schemas.openxmlformats.org/drawingml/2006/picture">
                    <pic:pic>
                      <pic:nvPicPr>
                        <pic:cNvPr id="0" name="image41.png"/>
                        <pic:cNvPicPr preferRelativeResize="0"/>
                      </pic:nvPicPr>
                      <pic:blipFill>
                        <a:blip r:embed="rId98"/>
                        <a:srcRect b="0" l="0" r="0" t="0"/>
                        <a:stretch>
                          <a:fillRect/>
                        </a:stretch>
                      </pic:blipFill>
                      <pic:spPr>
                        <a:xfrm>
                          <a:off x="0" y="0"/>
                          <a:ext cx="5162550" cy="1847850"/>
                        </a:xfrm>
                        <a:prstGeom prst="rect"/>
                        <a:ln/>
                      </pic:spPr>
                    </pic:pic>
                  </a:graphicData>
                </a:graphic>
              </wp:inline>
            </w:drawing>
          </w:r>
          <w:sdt>
            <w:sdtPr>
              <w:tag w:val="goog_rdk_739"/>
            </w:sdtPr>
            <w:sdtContent>
              <w:r w:rsidDel="00000000" w:rsidR="00000000" w:rsidRPr="00000000">
                <w:rPr>
                  <w:rtl w:val="0"/>
                </w:rPr>
              </w:r>
            </w:sdtContent>
          </w:sdt>
        </w:p>
      </w:sdtContent>
    </w:sdt>
    <w:sdt>
      <w:sdtPr>
        <w:tag w:val="goog_rdk_742"/>
      </w:sdtPr>
      <w:sdtContent>
        <w:p w:rsidR="00000000" w:rsidDel="00000000" w:rsidP="00000000" w:rsidRDefault="00000000" w:rsidRPr="00000000" w14:paraId="000001D2">
          <w:pPr>
            <w:rPr>
              <w:rFonts w:ascii="Arial" w:cs="Arial" w:eastAsia="Arial" w:hAnsi="Arial"/>
              <w:rPrChange w:author="Heather Justice" w:id="9" w:date="2024-09-23T20:39:01Z">
                <w:rPr>
                  <w:rFonts w:ascii="Arial" w:cs="Arial" w:eastAsia="Arial" w:hAnsi="Arial"/>
                  <w:color w:val="000000"/>
                </w:rPr>
              </w:rPrChange>
            </w:rPr>
          </w:pPr>
          <w:sdt>
            <w:sdtPr>
              <w:tag w:val="goog_rdk_741"/>
            </w:sdtPr>
            <w:sdtContent>
              <w:r w:rsidDel="00000000" w:rsidR="00000000" w:rsidRPr="00000000">
                <w:rPr>
                  <w:rtl w:val="0"/>
                </w:rPr>
              </w:r>
            </w:sdtContent>
          </w:sdt>
        </w:p>
      </w:sdtContent>
    </w:sdt>
    <w:sdt>
      <w:sdtPr>
        <w:tag w:val="goog_rdk_744"/>
      </w:sdtPr>
      <w:sdtContent>
        <w:p w:rsidR="00000000" w:rsidDel="00000000" w:rsidP="00000000" w:rsidRDefault="00000000" w:rsidRPr="00000000" w14:paraId="000001D3">
          <w:pPr>
            <w:pStyle w:val="Heading2"/>
            <w:rPr>
              <w:rFonts w:ascii="Arial" w:cs="Arial" w:eastAsia="Arial" w:hAnsi="Arial"/>
              <w:rPrChange w:author="Heather Justice" w:id="9" w:date="2024-09-23T20:39:01Z">
                <w:rPr>
                  <w:rFonts w:ascii="Arial" w:cs="Arial" w:eastAsia="Arial" w:hAnsi="Arial"/>
                  <w:color w:val="000000"/>
                  <w:sz w:val="28"/>
                  <w:szCs w:val="28"/>
                </w:rPr>
              </w:rPrChange>
            </w:rPr>
          </w:pPr>
          <w:bookmarkStart w:colFirst="0" w:colLast="0" w:name="_heading=h.36ei31r" w:id="101"/>
          <w:bookmarkEnd w:id="101"/>
          <w:sdt>
            <w:sdtPr>
              <w:tag w:val="goog_rdk_74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8"/>
                      <w:szCs w:val="28"/>
                    </w:rPr>
                  </w:rPrChange>
                </w:rPr>
                <w:t xml:space="preserve">Application is prefilled with incorrect information</w:t>
              </w:r>
            </w:sdtContent>
          </w:sdt>
        </w:p>
      </w:sdtContent>
    </w:sdt>
    <w:sdt>
      <w:sdtPr>
        <w:tag w:val="goog_rdk_746"/>
      </w:sdtPr>
      <w:sdtContent>
        <w:p w:rsidR="00000000" w:rsidDel="00000000" w:rsidP="00000000" w:rsidRDefault="00000000" w:rsidRPr="00000000" w14:paraId="000001D4">
          <w:pPr>
            <w:rPr>
              <w:rFonts w:ascii="Arial" w:cs="Arial" w:eastAsia="Arial" w:hAnsi="Arial"/>
              <w:rPrChange w:author="Heather Justice" w:id="9" w:date="2024-09-23T20:39:01Z">
                <w:rPr>
                  <w:rFonts w:ascii="Arial" w:cs="Arial" w:eastAsia="Arial" w:hAnsi="Arial"/>
                  <w:color w:val="000000"/>
                </w:rPr>
              </w:rPrChange>
            </w:rPr>
          </w:pPr>
          <w:sdt>
            <w:sdtPr>
              <w:tag w:val="goog_rdk_745"/>
            </w:sdtPr>
            <w:sdtContent>
              <w:r w:rsidDel="00000000" w:rsidR="00000000" w:rsidRPr="00000000">
                <w:rPr>
                  <w:rtl w:val="0"/>
                </w:rPr>
              </w:r>
            </w:sdtContent>
          </w:sdt>
        </w:p>
      </w:sdtContent>
    </w:sdt>
    <w:sdt>
      <w:sdtPr>
        <w:tag w:val="goog_rdk_754"/>
      </w:sdtPr>
      <w:sdtContent>
        <w:p w:rsidR="00000000" w:rsidDel="00000000" w:rsidP="00000000" w:rsidRDefault="00000000" w:rsidRPr="00000000" w14:paraId="000001D5">
          <w:pPr>
            <w:rPr>
              <w:rFonts w:ascii="Arial" w:cs="Arial" w:eastAsia="Arial" w:hAnsi="Arial"/>
              <w:rPrChange w:author="Heather Justice" w:id="9" w:date="2024-09-23T20:39:01Z">
                <w:rPr>
                  <w:rFonts w:ascii="Arial" w:cs="Arial" w:eastAsia="Arial" w:hAnsi="Arial"/>
                  <w:color w:val="000000"/>
                </w:rPr>
              </w:rPrChange>
            </w:rPr>
          </w:pPr>
          <w:sdt>
            <w:sdtPr>
              <w:tag w:val="goog_rdk_74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a Veteran has already entered information about themselves or their account has personal, contact, or military information associated with it, that information will be used to prefill the application. The purpose is to make it easier for the Veteran to complete the application. Sometimes</w:t>
              </w:r>
            </w:sdtContent>
          </w:sdt>
          <w:sdt>
            <w:sdtPr>
              <w:tag w:val="goog_rdk_748"/>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w:t>
              </w:r>
            </w:sdtContent>
          </w:sdt>
          <w:sdt>
            <w:sdtPr>
              <w:tag w:val="goog_rdk_749"/>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this information </w:t>
              </w:r>
            </w:sdtContent>
          </w:sdt>
          <w:sdt>
            <w:sdtPr>
              <w:tag w:val="goog_rdk_750"/>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must be corrected, which</w:t>
              </w:r>
            </w:sdtContent>
          </w:sdt>
          <w:sdt>
            <w:sdtPr>
              <w:tag w:val="goog_rdk_75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may </w:t>
              </w:r>
            </w:sdtContent>
          </w:sdt>
          <w:sdt>
            <w:sdtPr>
              <w:tag w:val="goog_rdk_752"/>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need clarification for</w:t>
              </w:r>
            </w:sdtContent>
          </w:sdt>
          <w:sdt>
            <w:sdtPr>
              <w:tag w:val="goog_rdk_75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the Veteran. They can fix this by editing the information directly in the application.</w:t>
              </w:r>
            </w:sdtContent>
          </w:sdt>
        </w:p>
      </w:sdtContent>
    </w:sdt>
    <w:sdt>
      <w:sdtPr>
        <w:tag w:val="goog_rdk_756"/>
      </w:sdtPr>
      <w:sdtContent>
        <w:p w:rsidR="00000000" w:rsidDel="00000000" w:rsidP="00000000" w:rsidRDefault="00000000" w:rsidRPr="00000000" w14:paraId="000001D6">
          <w:pPr>
            <w:rPr>
              <w:rFonts w:ascii="Arial" w:cs="Arial" w:eastAsia="Arial" w:hAnsi="Arial"/>
              <w:rPrChange w:author="Heather Justice" w:id="9" w:date="2024-09-23T20:39:01Z">
                <w:rPr>
                  <w:rFonts w:ascii="Arial" w:cs="Arial" w:eastAsia="Arial" w:hAnsi="Arial"/>
                  <w:color w:val="000000"/>
                </w:rPr>
              </w:rPrChange>
            </w:rPr>
          </w:pPr>
          <w:sdt>
            <w:sdtPr>
              <w:tag w:val="goog_rdk_755"/>
            </w:sdtPr>
            <w:sdtContent>
              <w:r w:rsidDel="00000000" w:rsidR="00000000" w:rsidRPr="00000000">
                <w:rPr>
                  <w:rtl w:val="0"/>
                </w:rPr>
              </w:r>
            </w:sdtContent>
          </w:sdt>
        </w:p>
      </w:sdtContent>
    </w:sdt>
    <w:sdt>
      <w:sdtPr>
        <w:tag w:val="goog_rdk_759"/>
      </w:sdtPr>
      <w:sdtContent>
        <w:p w:rsidR="00000000" w:rsidDel="00000000" w:rsidP="00000000" w:rsidRDefault="00000000" w:rsidRPr="00000000" w14:paraId="000001D7">
          <w:pPr>
            <w:pStyle w:val="Heading2"/>
            <w:rPr>
              <w:rFonts w:ascii="Arial" w:cs="Arial" w:eastAsia="Arial" w:hAnsi="Arial"/>
              <w:rPrChange w:author="Heather Justice" w:id="9" w:date="2024-09-23T20:39:01Z">
                <w:rPr>
                  <w:rFonts w:ascii="Arial" w:cs="Arial" w:eastAsia="Arial" w:hAnsi="Arial"/>
                  <w:color w:val="000000"/>
                </w:rPr>
              </w:rPrChange>
            </w:rPr>
          </w:pPr>
          <w:bookmarkStart w:colFirst="0" w:colLast="0" w:name="_heading=h.1ljsd9k" w:id="102"/>
          <w:bookmarkEnd w:id="102"/>
          <w:sdt>
            <w:sdtPr>
              <w:tag w:val="goog_rdk_75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8"/>
                      <w:szCs w:val="28"/>
                    </w:rPr>
                  </w:rPrChange>
                </w:rPr>
                <w:t xml:space="preserve">Veteran Can’t Move Forward In Their Application</w:t>
              </w:r>
            </w:sdtContent>
          </w:sdt>
          <w:sdt>
            <w:sdtPr>
              <w:tag w:val="goog_rdk_758"/>
            </w:sdtPr>
            <w:sdtContent>
              <w:r w:rsidDel="00000000" w:rsidR="00000000" w:rsidRPr="00000000">
                <w:rPr>
                  <w:rtl w:val="0"/>
                </w:rPr>
              </w:r>
            </w:sdtContent>
          </w:sdt>
        </w:p>
      </w:sdtContent>
    </w:sdt>
    <w:sdt>
      <w:sdtPr>
        <w:tag w:val="goog_rdk_761"/>
      </w:sdtPr>
      <w:sdtContent>
        <w:p w:rsidR="00000000" w:rsidDel="00000000" w:rsidP="00000000" w:rsidRDefault="00000000" w:rsidRPr="00000000" w14:paraId="000001D8">
          <w:pPr>
            <w:rPr>
              <w:rFonts w:ascii="Arial" w:cs="Arial" w:eastAsia="Arial" w:hAnsi="Arial"/>
              <w:rPrChange w:author="Heather Justice" w:id="9" w:date="2024-09-23T20:39:01Z">
                <w:rPr>
                  <w:rFonts w:ascii="Arial" w:cs="Arial" w:eastAsia="Arial" w:hAnsi="Arial"/>
                  <w:color w:val="000000"/>
                </w:rPr>
              </w:rPrChange>
            </w:rPr>
          </w:pPr>
          <w:sdt>
            <w:sdtPr>
              <w:tag w:val="goog_rdk_760"/>
            </w:sdtPr>
            <w:sdtContent>
              <w:r w:rsidDel="00000000" w:rsidR="00000000" w:rsidRPr="00000000">
                <w:rPr>
                  <w:rtl w:val="0"/>
                </w:rPr>
              </w:r>
            </w:sdtContent>
          </w:sdt>
        </w:p>
      </w:sdtContent>
    </w:sdt>
    <w:sdt>
      <w:sdtPr>
        <w:tag w:val="goog_rdk_768"/>
      </w:sdtPr>
      <w:sdtContent>
        <w:p w:rsidR="00000000" w:rsidDel="00000000" w:rsidP="00000000" w:rsidRDefault="00000000" w:rsidRPr="00000000" w14:paraId="000001D9">
          <w:pPr>
            <w:rPr>
              <w:rFonts w:ascii="Arial" w:cs="Arial" w:eastAsia="Arial" w:hAnsi="Arial"/>
              <w:rPrChange w:author="Heather Justice" w:id="9" w:date="2024-09-23T20:39:01Z">
                <w:rPr>
                  <w:rFonts w:ascii="Arial" w:cs="Arial" w:eastAsia="Arial" w:hAnsi="Arial"/>
                </w:rPr>
              </w:rPrChange>
            </w:rPr>
          </w:pPr>
          <w:sdt>
            <w:sdtPr>
              <w:tag w:val="goog_rdk_76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a Veteran is saying they can’t move on to the next page in the application, ask them to check and </w:t>
              </w:r>
            </w:sdtContent>
          </w:sdt>
          <w:sdt>
            <w:sdtPr>
              <w:tag w:val="goog_rdk_763"/>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ensure</w:t>
              </w:r>
            </w:sdtContent>
          </w:sdt>
          <w:sdt>
            <w:sdtPr>
              <w:tag w:val="goog_rdk_764"/>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 they have filled out all the required information. The website will have a big red message indicating where it is missing </w:t>
              </w:r>
            </w:sdtContent>
          </w:sdt>
          <w:sdt>
            <w:sdtPr>
              <w:tag w:val="goog_rdk_765"/>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the </w:t>
              </w:r>
            </w:sdtContent>
          </w:sdt>
          <w:sdt>
            <w:sdtPr>
              <w:tag w:val="goog_rdk_766"/>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required information:</w:t>
                <w:br w:type="textWrapping"/>
              </w:r>
            </w:sdtContent>
          </w:sdt>
          <w:r w:rsidDel="00000000" w:rsidR="00000000" w:rsidRPr="00000000">
            <w:br w:type="page"/>
          </w:r>
          <w:sdt>
            <w:sdtPr>
              <w:tag w:val="goog_rdk_767"/>
            </w:sdtPr>
            <w:sdtContent>
              <w:r w:rsidDel="00000000" w:rsidR="00000000" w:rsidRPr="00000000">
                <w:rPr>
                  <w:rtl w:val="0"/>
                </w:rPr>
              </w:r>
            </w:sdtContent>
          </w:sdt>
        </w:p>
      </w:sdtContent>
    </w:sdt>
    <w:sdt>
      <w:sdtPr>
        <w:tag w:val="goog_rdk_770"/>
      </w:sdtPr>
      <w:sdtContent>
        <w:p w:rsidR="00000000" w:rsidDel="00000000" w:rsidP="00000000" w:rsidRDefault="00000000" w:rsidRPr="00000000" w14:paraId="000001DA">
          <w:pPr>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2705100" cy="1209675"/>
                <wp:effectExtent b="0" l="0" r="0" t="0"/>
                <wp:docPr id="342" name="image42.png"/>
                <a:graphic>
                  <a:graphicData uri="http://schemas.openxmlformats.org/drawingml/2006/picture">
                    <pic:pic>
                      <pic:nvPicPr>
                        <pic:cNvPr id="0" name="image42.png"/>
                        <pic:cNvPicPr preferRelativeResize="0"/>
                      </pic:nvPicPr>
                      <pic:blipFill>
                        <a:blip r:embed="rId99"/>
                        <a:srcRect b="0" l="0" r="0" t="0"/>
                        <a:stretch>
                          <a:fillRect/>
                        </a:stretch>
                      </pic:blipFill>
                      <pic:spPr>
                        <a:xfrm>
                          <a:off x="0" y="0"/>
                          <a:ext cx="2705100" cy="1209675"/>
                        </a:xfrm>
                        <a:prstGeom prst="rect"/>
                        <a:ln/>
                      </pic:spPr>
                    </pic:pic>
                  </a:graphicData>
                </a:graphic>
              </wp:inline>
            </w:drawing>
          </w:r>
          <w:sdt>
            <w:sdtPr>
              <w:tag w:val="goog_rdk_769"/>
            </w:sdtPr>
            <w:sdtContent>
              <w:r w:rsidDel="00000000" w:rsidR="00000000" w:rsidRPr="00000000">
                <w:rPr>
                  <w:rtl w:val="0"/>
                </w:rPr>
              </w:r>
            </w:sdtContent>
          </w:sdt>
        </w:p>
      </w:sdtContent>
    </w:sdt>
    <w:sdt>
      <w:sdtPr>
        <w:tag w:val="goog_rdk_774"/>
      </w:sdtPr>
      <w:sdtContent>
        <w:p w:rsidR="00000000" w:rsidDel="00000000" w:rsidP="00000000" w:rsidRDefault="00000000" w:rsidRPr="00000000" w14:paraId="000001DB">
          <w:pPr>
            <w:rPr>
              <w:rFonts w:ascii="Arial" w:cs="Arial" w:eastAsia="Arial" w:hAnsi="Arial"/>
              <w:rPrChange w:author="Heather Justice" w:id="9" w:date="2024-09-23T20:39:01Z">
                <w:rPr>
                  <w:rFonts w:ascii="Arial" w:cs="Arial" w:eastAsia="Arial" w:hAnsi="Arial"/>
                  <w:color w:val="000000"/>
                </w:rPr>
              </w:rPrChange>
            </w:rPr>
          </w:pPr>
          <w:bookmarkStart w:colFirst="0" w:colLast="0" w:name="_heading=h.45jfvxd" w:id="104"/>
          <w:bookmarkEnd w:id="104"/>
          <w:sdt>
            <w:sdtPr>
              <w:tag w:val="goog_rdk_771"/>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8"/>
                      <w:szCs w:val="28"/>
                    </w:rPr>
                  </w:rPrChange>
                </w:rPr>
                <w:br w:type="textWrapping"/>
              </w:r>
            </w:sdtContent>
          </w:sdt>
          <w:bookmarkStart w:colFirst="0" w:colLast="0" w:name="bookmark=id.lapkmh7uvrdh" w:id="103"/>
          <w:bookmarkEnd w:id="103"/>
          <w:sdt>
            <w:sdtPr>
              <w:tag w:val="goog_rdk_772"/>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8"/>
                      <w:szCs w:val="28"/>
                    </w:rPr>
                  </w:rPrChange>
                </w:rPr>
                <w:t xml:space="preserve">Veteran Can’t Upload a Document</w:t>
              </w:r>
            </w:sdtContent>
          </w:sdt>
          <w:sdt>
            <w:sdtPr>
              <w:tag w:val="goog_rdk_773"/>
            </w:sdtPr>
            <w:sdtContent>
              <w:r w:rsidDel="00000000" w:rsidR="00000000" w:rsidRPr="00000000">
                <w:rPr>
                  <w:rtl w:val="0"/>
                </w:rPr>
              </w:r>
            </w:sdtContent>
          </w:sdt>
        </w:p>
      </w:sdtContent>
    </w:sdt>
    <w:sdt>
      <w:sdtPr>
        <w:tag w:val="goog_rdk_776"/>
      </w:sdtPr>
      <w:sdtContent>
        <w:p w:rsidR="00000000" w:rsidDel="00000000" w:rsidP="00000000" w:rsidRDefault="00000000" w:rsidRPr="00000000" w14:paraId="000001DC">
          <w:pPr>
            <w:rPr>
              <w:rFonts w:ascii="Arial" w:cs="Arial" w:eastAsia="Arial" w:hAnsi="Arial"/>
              <w:rPrChange w:author="Heather Justice" w:id="9" w:date="2024-09-23T20:39:01Z">
                <w:rPr>
                  <w:rFonts w:ascii="Arial" w:cs="Arial" w:eastAsia="Arial" w:hAnsi="Arial"/>
                  <w:color w:val="000000"/>
                </w:rPr>
              </w:rPrChange>
            </w:rPr>
          </w:pPr>
          <w:sdt>
            <w:sdtPr>
              <w:tag w:val="goog_rdk_775"/>
            </w:sdtPr>
            <w:sdtContent>
              <w:r w:rsidDel="00000000" w:rsidR="00000000" w:rsidRPr="00000000">
                <w:rPr>
                  <w:rtl w:val="0"/>
                </w:rPr>
              </w:r>
            </w:sdtContent>
          </w:sdt>
        </w:p>
      </w:sdtContent>
    </w:sdt>
    <w:sdt>
      <w:sdtPr>
        <w:tag w:val="goog_rdk_778"/>
      </w:sdtPr>
      <w:sdtContent>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40" w:line="276" w:lineRule="auto"/>
            <w:rPr>
              <w:rFonts w:ascii="Arial" w:cs="Arial" w:eastAsia="Arial" w:hAnsi="Arial"/>
              <w:rPrChange w:author="Heather Justice" w:id="9" w:date="2024-09-23T20:39:01Z">
                <w:rPr>
                  <w:rFonts w:ascii="Arial" w:cs="Arial" w:eastAsia="Arial" w:hAnsi="Arial"/>
                  <w:color w:val="000000"/>
                </w:rPr>
              </w:rPrChange>
            </w:rPr>
          </w:pPr>
          <w:sdt>
            <w:sdtPr>
              <w:tag w:val="goog_rdk_777"/>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There are a few places where a Veteran might be asked to upload a document to their application. If a Veteran is having difficulty uploading a document, review the tips section below to make sure the Veteran is following the guidelines:</w:t>
              </w:r>
            </w:sdtContent>
          </w:sdt>
        </w:p>
      </w:sdtContent>
    </w:sdt>
    <w:sdt>
      <w:sdtPr>
        <w:tag w:val="goog_rdk_780"/>
      </w:sdtPr>
      <w:sdtContent>
        <w:p w:rsidR="00000000" w:rsidDel="00000000" w:rsidP="00000000" w:rsidRDefault="00000000" w:rsidRPr="00000000" w14:paraId="000001DE">
          <w:pPr>
            <w:rPr>
              <w:rFonts w:ascii="Arial" w:cs="Arial" w:eastAsia="Arial" w:hAnsi="Arial"/>
              <w:rPrChange w:author="Heather Justice" w:id="9" w:date="2024-09-23T20:39:01Z">
                <w:rPr>
                  <w:rFonts w:ascii="Arial" w:cs="Arial" w:eastAsia="Arial" w:hAnsi="Arial"/>
                  <w:color w:val="000000"/>
                </w:rPr>
              </w:rPrChange>
            </w:rPr>
          </w:pPr>
          <w:sdt>
            <w:sdtPr>
              <w:tag w:val="goog_rdk_779"/>
            </w:sdtPr>
            <w:sdtContent>
              <w:r w:rsidDel="00000000" w:rsidR="00000000" w:rsidRPr="00000000">
                <w:rPr>
                  <w:rtl w:val="0"/>
                </w:rPr>
              </w:r>
            </w:sdtContent>
          </w:sdt>
        </w:p>
      </w:sdtContent>
    </w:sdt>
    <w:sdt>
      <w:sdtPr>
        <w:tag w:val="goog_rdk_782"/>
      </w:sdtPr>
      <w:sdtContent>
        <w:p w:rsidR="00000000" w:rsidDel="00000000" w:rsidP="00000000" w:rsidRDefault="00000000" w:rsidRPr="00000000" w14:paraId="000001DF">
          <w:pPr>
            <w:rPr>
              <w:rFonts w:ascii="Arial" w:cs="Arial" w:eastAsia="Arial" w:hAnsi="Arial"/>
              <w:rPrChange w:author="Heather Justice" w:id="9" w:date="2024-09-23T20:39:01Z">
                <w:rPr>
                  <w:rFonts w:ascii="Arial" w:cs="Arial" w:eastAsia="Arial" w:hAnsi="Arial"/>
                  <w:color w:val="000000"/>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0" distT="0" distL="0" distR="0">
                <wp:extent cx="4974590" cy="2271395"/>
                <wp:effectExtent b="12700" l="12700" r="12700" t="12700"/>
                <wp:docPr id="343" name="image57.png"/>
                <a:graphic>
                  <a:graphicData uri="http://schemas.openxmlformats.org/drawingml/2006/picture">
                    <pic:pic>
                      <pic:nvPicPr>
                        <pic:cNvPr id="0" name="image57.png"/>
                        <pic:cNvPicPr preferRelativeResize="0"/>
                      </pic:nvPicPr>
                      <pic:blipFill>
                        <a:blip r:embed="rId100"/>
                        <a:srcRect b="10441" l="0" r="0" t="51037"/>
                        <a:stretch>
                          <a:fillRect/>
                        </a:stretch>
                      </pic:blipFill>
                      <pic:spPr>
                        <a:xfrm>
                          <a:off x="0" y="0"/>
                          <a:ext cx="4974590" cy="2271395"/>
                        </a:xfrm>
                        <a:prstGeom prst="rect"/>
                        <a:ln w="12700">
                          <a:solidFill>
                            <a:srgbClr val="000000"/>
                          </a:solidFill>
                          <a:prstDash val="solid"/>
                        </a:ln>
                      </pic:spPr>
                    </pic:pic>
                  </a:graphicData>
                </a:graphic>
              </wp:inline>
            </w:drawing>
          </w:r>
          <w:sdt>
            <w:sdtPr>
              <w:tag w:val="goog_rdk_781"/>
            </w:sdtPr>
            <w:sdtContent>
              <w:r w:rsidDel="00000000" w:rsidR="00000000" w:rsidRPr="00000000">
                <w:rPr>
                  <w:rtl w:val="0"/>
                </w:rPr>
              </w:r>
            </w:sdtContent>
          </w:sdt>
        </w:p>
      </w:sdtContent>
    </w:sdt>
    <w:sdt>
      <w:sdtPr>
        <w:tag w:val="goog_rdk_784"/>
      </w:sdtPr>
      <w:sdtContent>
        <w:p w:rsidR="00000000" w:rsidDel="00000000" w:rsidP="00000000" w:rsidRDefault="00000000" w:rsidRPr="00000000" w14:paraId="000001E0">
          <w:pPr>
            <w:rPr>
              <w:rFonts w:ascii="Arial" w:cs="Arial" w:eastAsia="Arial" w:hAnsi="Arial"/>
              <w:rPrChange w:author="Heather Justice" w:id="9" w:date="2024-09-23T20:39:01Z">
                <w:rPr>
                  <w:rFonts w:ascii="Arial" w:cs="Arial" w:eastAsia="Arial" w:hAnsi="Arial"/>
                  <w:color w:val="000000"/>
                </w:rPr>
              </w:rPrChange>
            </w:rPr>
          </w:pPr>
          <w:sdt>
            <w:sdtPr>
              <w:tag w:val="goog_rdk_783"/>
            </w:sdtPr>
            <w:sdtContent>
              <w:r w:rsidDel="00000000" w:rsidR="00000000" w:rsidRPr="00000000">
                <w:rPr>
                  <w:rtl w:val="0"/>
                </w:rPr>
              </w:r>
            </w:sdtContent>
          </w:sdt>
        </w:p>
      </w:sdtContent>
    </w:sdt>
    <w:sdt>
      <w:sdtPr>
        <w:tag w:val="goog_rdk_786"/>
      </w:sdtPr>
      <w:sdtContent>
        <w:p w:rsidR="00000000" w:rsidDel="00000000" w:rsidP="00000000" w:rsidRDefault="00000000" w:rsidRPr="00000000" w14:paraId="000001E1">
          <w:pPr>
            <w:pStyle w:val="Heading2"/>
            <w:ind w:right="0"/>
            <w:rPr>
              <w:rFonts w:ascii="Arial" w:cs="Arial" w:eastAsia="Arial" w:hAnsi="Arial"/>
              <w:rPrChange w:author="Heather Justice" w:id="9" w:date="2024-09-23T20:39:01Z">
                <w:rPr>
                  <w:rFonts w:ascii="Arial" w:cs="Arial" w:eastAsia="Arial" w:hAnsi="Arial"/>
                  <w:color w:val="000000"/>
                  <w:sz w:val="28"/>
                  <w:szCs w:val="28"/>
                </w:rPr>
              </w:rPrChange>
            </w:rPr>
          </w:pPr>
          <w:bookmarkStart w:colFirst="0" w:colLast="0" w:name="_heading=h.2koq656" w:id="105"/>
          <w:bookmarkEnd w:id="105"/>
          <w:sdt>
            <w:sdtPr>
              <w:tag w:val="goog_rdk_78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8"/>
                      <w:szCs w:val="28"/>
                    </w:rPr>
                  </w:rPrChange>
                </w:rPr>
                <w:t xml:space="preserve">Veteran is Having Trouble Upgrading Account From LOA1 to LOA3</w:t>
              </w:r>
            </w:sdtContent>
          </w:sdt>
        </w:p>
      </w:sdtContent>
    </w:sdt>
    <w:sdt>
      <w:sdtPr>
        <w:tag w:val="goog_rdk_788"/>
      </w:sdtPr>
      <w:sdtContent>
        <w:p w:rsidR="00000000" w:rsidDel="00000000" w:rsidP="00000000" w:rsidRDefault="00000000" w:rsidRPr="00000000" w14:paraId="000001E2">
          <w:pPr>
            <w:rPr>
              <w:rFonts w:ascii="Arial" w:cs="Arial" w:eastAsia="Arial" w:hAnsi="Arial"/>
              <w:rPrChange w:author="Heather Justice" w:id="9" w:date="2024-09-23T20:39:01Z">
                <w:rPr>
                  <w:rFonts w:ascii="Arial" w:cs="Arial" w:eastAsia="Arial" w:hAnsi="Arial"/>
                  <w:color w:val="000000"/>
                </w:rPr>
              </w:rPrChange>
            </w:rPr>
          </w:pPr>
          <w:sdt>
            <w:sdtPr>
              <w:tag w:val="goog_rdk_787"/>
            </w:sdtPr>
            <w:sdtContent>
              <w:r w:rsidDel="00000000" w:rsidR="00000000" w:rsidRPr="00000000">
                <w:rPr>
                  <w:rtl w:val="0"/>
                </w:rPr>
              </w:r>
            </w:sdtContent>
          </w:sdt>
        </w:p>
      </w:sdtContent>
    </w:sdt>
    <w:sdt>
      <w:sdtPr>
        <w:tag w:val="goog_rdk_790"/>
      </w:sdtPr>
      <w:sdtContent>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40" w:line="276" w:lineRule="auto"/>
            <w:rPr>
              <w:rFonts w:ascii="Arial" w:cs="Arial" w:eastAsia="Arial" w:hAnsi="Arial"/>
              <w:rPrChange w:author="Heather Justice" w:id="9" w:date="2024-09-23T20:39:01Z">
                <w:rPr>
                  <w:rFonts w:ascii="Arial" w:cs="Arial" w:eastAsia="Arial" w:hAnsi="Arial"/>
                  <w:color w:val="000000"/>
                </w:rPr>
              </w:rPrChange>
            </w:rPr>
          </w:pPr>
          <w:sdt>
            <w:sdtPr>
              <w:tag w:val="goog_rdk_789"/>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rPr>
                  </w:rPrChange>
                </w:rPr>
                <w:t xml:space="preserve">If a Veteran is trying to apply for health care benefits with their LOA1 (not identity verified account), they will be required to upgrade to an LOA3 (identity verified) account. They can do this using ID.me, Login.gov, or upgrading their My HealtheVet or DS Logon account. If the Veteran does not want to do this, you can also tell them they can apply for health care benefits when signed out of their account. This is not ideal because they will have to provide more information as they fill out the application, but it is an option if they don’t want to upgrade their account to LOA3.</w:t>
              </w:r>
            </w:sdtContent>
          </w:sdt>
        </w:p>
      </w:sdtContent>
    </w:sdt>
    <w:sdt>
      <w:sdtPr>
        <w:tag w:val="goog_rdk_792"/>
      </w:sdtPr>
      <w:sdtContent>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140" w:line="276" w:lineRule="auto"/>
            <w:rPr>
              <w:rFonts w:ascii="Arial" w:cs="Arial" w:eastAsia="Arial" w:hAnsi="Arial"/>
              <w:rPrChange w:author="Heather Justice" w:id="9" w:date="2024-09-23T20:39:01Z">
                <w:rPr>
                  <w:rFonts w:ascii="Arial" w:cs="Arial" w:eastAsia="Arial" w:hAnsi="Arial"/>
                </w:rPr>
              </w:rPrChange>
            </w:rPr>
          </w:pPr>
          <w:sdt>
            <w:sdtPr>
              <w:tag w:val="goog_rdk_791"/>
            </w:sdtPr>
            <w:sdtContent>
              <w:r w:rsidDel="00000000" w:rsidR="00000000" w:rsidRPr="00000000">
                <w:rPr>
                  <w:rtl w:val="0"/>
                </w:rPr>
              </w:r>
            </w:sdtContent>
          </w:sdt>
        </w:p>
      </w:sdtContent>
    </w:sdt>
    <w:sdt>
      <w:sdtPr>
        <w:tag w:val="goog_rdk_794"/>
      </w:sdtPr>
      <w:sdtContent>
        <w:p w:rsidR="00000000" w:rsidDel="00000000" w:rsidP="00000000" w:rsidRDefault="00000000" w:rsidRPr="00000000" w14:paraId="000001E5">
          <w:pPr>
            <w:pStyle w:val="Heading2"/>
            <w:ind w:right="0"/>
            <w:rPr>
              <w:rFonts w:ascii="Arial" w:cs="Arial" w:eastAsia="Arial" w:hAnsi="Arial"/>
              <w:rPrChange w:author="Heather Justice" w:id="9" w:date="2024-09-23T20:39:01Z">
                <w:rPr>
                  <w:rFonts w:ascii="Arial" w:cs="Arial" w:eastAsia="Arial" w:hAnsi="Arial"/>
                  <w:color w:val="000000"/>
                  <w:sz w:val="28"/>
                  <w:szCs w:val="28"/>
                </w:rPr>
              </w:rPrChange>
            </w:rPr>
          </w:pPr>
          <w:bookmarkStart w:colFirst="0" w:colLast="0" w:name="_heading=h.srjlldov0u45" w:id="106"/>
          <w:bookmarkEnd w:id="106"/>
          <w:sdt>
            <w:sdtPr>
              <w:tag w:val="goog_rdk_793"/>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8"/>
                      <w:szCs w:val="28"/>
                    </w:rPr>
                  </w:rPrChange>
                </w:rPr>
                <w:t xml:space="preserve">Veteran has received an email stating that their application was not successfully submitted and they will need to resubmit their application</w:t>
              </w:r>
            </w:sdtContent>
          </w:sdt>
        </w:p>
      </w:sdtContent>
    </w:sdt>
    <w:sdt>
      <w:sdtPr>
        <w:tag w:val="goog_rdk_796"/>
      </w:sdtPr>
      <w:sdtContent>
        <w:p w:rsidR="00000000" w:rsidDel="00000000" w:rsidP="00000000" w:rsidRDefault="00000000" w:rsidRPr="00000000" w14:paraId="000001E6">
          <w:pPr>
            <w:rPr>
              <w:rFonts w:ascii="Arial" w:cs="Arial" w:eastAsia="Arial" w:hAnsi="Arial"/>
              <w:rPrChange w:author="Heather Justice" w:id="9" w:date="2024-09-23T20:39:01Z">
                <w:rPr>
                  <w:rFonts w:ascii="Arial" w:cs="Arial" w:eastAsia="Arial" w:hAnsi="Arial"/>
                </w:rPr>
              </w:rPrChange>
            </w:rPr>
          </w:pPr>
          <w:sdt>
            <w:sdtPr>
              <w:tag w:val="goog_rdk_795"/>
            </w:sdtPr>
            <w:sdtContent>
              <w:r w:rsidDel="00000000" w:rsidR="00000000" w:rsidRPr="00000000">
                <w:rPr>
                  <w:rtl w:val="0"/>
                </w:rPr>
              </w:r>
            </w:sdtContent>
          </w:sdt>
        </w:p>
      </w:sdtContent>
    </w:sdt>
    <w:sdt>
      <w:sdtPr>
        <w:tag w:val="goog_rdk_798"/>
      </w:sdtPr>
      <w:sdtContent>
        <w:p w:rsidR="00000000" w:rsidDel="00000000" w:rsidP="00000000" w:rsidRDefault="00000000" w:rsidRPr="00000000" w14:paraId="000001E7">
          <w:pPr>
            <w:spacing w:after="140" w:line="276" w:lineRule="auto"/>
            <w:rPr>
              <w:rFonts w:ascii="Arial" w:cs="Arial" w:eastAsia="Arial" w:hAnsi="Arial"/>
              <w:rPrChange w:author="Heather Justice" w:id="9" w:date="2024-09-23T20:39:01Z">
                <w:rPr>
                  <w:rFonts w:ascii="Arial" w:cs="Arial" w:eastAsia="Arial" w:hAnsi="Arial"/>
                </w:rPr>
              </w:rPrChange>
            </w:rPr>
          </w:pPr>
          <w:sdt>
            <w:sdtPr>
              <w:tag w:val="goog_rdk_797"/>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When there is a system failure after the Veteran has submitted their application and the Veteran included an email address in the form, the submission is retried over a 24 hour period.  If the submission continues to be unsuccessful at the end of the retry period, an automated email message is sent to the email address that the Veteran entered in the form.  </w:t>
              </w:r>
            </w:sdtContent>
          </w:sdt>
        </w:p>
      </w:sdtContent>
    </w:sdt>
    <w:sdt>
      <w:sdtPr>
        <w:tag w:val="goog_rdk_800"/>
      </w:sdtPr>
      <w:sdtContent>
        <w:p w:rsidR="00000000" w:rsidDel="00000000" w:rsidP="00000000" w:rsidRDefault="00000000" w:rsidRPr="00000000" w14:paraId="000001E8">
          <w:pPr>
            <w:spacing w:after="140" w:line="276" w:lineRule="auto"/>
            <w:rPr>
              <w:rFonts w:ascii="Arial" w:cs="Arial" w:eastAsia="Arial" w:hAnsi="Arial"/>
              <w:rPrChange w:author="Heather Justice" w:id="9" w:date="2024-09-23T20:39:01Z">
                <w:rPr>
                  <w:rFonts w:ascii="Arial" w:cs="Arial" w:eastAsia="Arial" w:hAnsi="Arial"/>
                </w:rPr>
              </w:rPrChange>
            </w:rPr>
          </w:pPr>
          <w:sdt>
            <w:sdtPr>
              <w:tag w:val="goog_rdk_799"/>
            </w:sdtPr>
            <w:sdtContent>
              <w:r w:rsidDel="00000000" w:rsidR="00000000" w:rsidRPr="00000000">
                <w:rPr>
                  <w:rtl w:val="0"/>
                </w:rPr>
              </w:r>
            </w:sdtContent>
          </w:sdt>
        </w:p>
      </w:sdtContent>
    </w:sdt>
    <w:sdt>
      <w:sdtPr>
        <w:tag w:val="goog_rdk_802"/>
      </w:sdtPr>
      <w:sdtContent>
        <w:p w:rsidR="00000000" w:rsidDel="00000000" w:rsidP="00000000" w:rsidRDefault="00000000" w:rsidRPr="00000000" w14:paraId="000001E9">
          <w:pPr>
            <w:spacing w:after="140" w:line="276" w:lineRule="auto"/>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4661728" cy="5386388"/>
                <wp:effectExtent b="12700" l="12700" r="12700" t="12700"/>
                <wp:docPr id="344" name="image58.png"/>
                <a:graphic>
                  <a:graphicData uri="http://schemas.openxmlformats.org/drawingml/2006/picture">
                    <pic:pic>
                      <pic:nvPicPr>
                        <pic:cNvPr id="0" name="image58.png"/>
                        <pic:cNvPicPr preferRelativeResize="0"/>
                      </pic:nvPicPr>
                      <pic:blipFill>
                        <a:blip r:embed="rId101"/>
                        <a:srcRect b="0" l="0" r="0" t="0"/>
                        <a:stretch>
                          <a:fillRect/>
                        </a:stretch>
                      </pic:blipFill>
                      <pic:spPr>
                        <a:xfrm>
                          <a:off x="0" y="0"/>
                          <a:ext cx="4661728" cy="5386388"/>
                        </a:xfrm>
                        <a:prstGeom prst="rect"/>
                        <a:ln w="12700">
                          <a:solidFill>
                            <a:srgbClr val="000000"/>
                          </a:solidFill>
                          <a:prstDash val="solid"/>
                        </a:ln>
                      </pic:spPr>
                    </pic:pic>
                  </a:graphicData>
                </a:graphic>
              </wp:inline>
            </w:drawing>
          </w:r>
          <w:sdt>
            <w:sdtPr>
              <w:tag w:val="goog_rdk_801"/>
            </w:sdtPr>
            <w:sdtContent>
              <w:r w:rsidDel="00000000" w:rsidR="00000000" w:rsidRPr="00000000">
                <w:rPr>
                  <w:rtl w:val="0"/>
                </w:rPr>
              </w:r>
            </w:sdtContent>
          </w:sdt>
        </w:p>
      </w:sdtContent>
    </w:sdt>
    <w:sdt>
      <w:sdtPr>
        <w:tag w:val="goog_rdk_804"/>
      </w:sdtPr>
      <w:sdtContent>
        <w:p w:rsidR="00000000" w:rsidDel="00000000" w:rsidP="00000000" w:rsidRDefault="00000000" w:rsidRPr="00000000" w14:paraId="000001EA">
          <w:pPr>
            <w:pStyle w:val="Heading2"/>
            <w:ind w:right="0"/>
            <w:rPr>
              <w:rFonts w:ascii="Arial" w:cs="Arial" w:eastAsia="Arial" w:hAnsi="Arial"/>
              <w:rPrChange w:author="Heather Justice" w:id="9" w:date="2024-09-23T20:39:01Z">
                <w:rPr>
                  <w:rFonts w:ascii="Arial" w:cs="Arial" w:eastAsia="Arial" w:hAnsi="Arial"/>
                  <w:color w:val="000000"/>
                  <w:sz w:val="28"/>
                  <w:szCs w:val="28"/>
                </w:rPr>
              </w:rPrChange>
            </w:rPr>
          </w:pPr>
          <w:bookmarkStart w:colFirst="0" w:colLast="0" w:name="_heading=h.g12hzzl1b6tn" w:id="107"/>
          <w:bookmarkEnd w:id="107"/>
          <w:sdt>
            <w:sdtPr>
              <w:tag w:val="goog_rdk_803"/>
            </w:sdtPr>
            <w:sdtContent>
              <w:r w:rsidDel="00000000" w:rsidR="00000000" w:rsidRPr="00000000">
                <w:rPr>
                  <w:rtl w:val="0"/>
                </w:rPr>
              </w:r>
            </w:sdtContent>
          </w:sdt>
        </w:p>
      </w:sdtContent>
    </w:sdt>
    <w:sdt>
      <w:sdtPr>
        <w:tag w:val="goog_rdk_806"/>
      </w:sdtPr>
      <w:sdtContent>
        <w:p w:rsidR="00000000" w:rsidDel="00000000" w:rsidP="00000000" w:rsidRDefault="00000000" w:rsidRPr="00000000" w14:paraId="000001EB">
          <w:pPr>
            <w:pStyle w:val="Heading2"/>
            <w:ind w:right="0"/>
            <w:rPr>
              <w:rFonts w:ascii="Arial" w:cs="Arial" w:eastAsia="Arial" w:hAnsi="Arial"/>
              <w:rPrChange w:author="Heather Justice" w:id="9" w:date="2024-09-23T20:39:01Z">
                <w:rPr>
                  <w:rFonts w:ascii="Arial" w:cs="Arial" w:eastAsia="Arial" w:hAnsi="Arial"/>
                  <w:color w:val="000000"/>
                  <w:sz w:val="28"/>
                  <w:szCs w:val="28"/>
                </w:rPr>
              </w:rPrChange>
            </w:rPr>
          </w:pPr>
          <w:bookmarkStart w:colFirst="0" w:colLast="0" w:name="_heading=h.jgtqqar8k312" w:id="108"/>
          <w:bookmarkEnd w:id="108"/>
          <w:sdt>
            <w:sdtPr>
              <w:tag w:val="goog_rdk_805"/>
            </w:sdtPr>
            <w:sdtContent>
              <w:r w:rsidDel="00000000" w:rsidR="00000000" w:rsidRPr="00000000">
                <w:rPr>
                  <w:rFonts w:ascii="Arial" w:cs="Arial" w:eastAsia="Arial" w:hAnsi="Arial"/>
                  <w:rtl w:val="0"/>
                  <w:rPrChange w:author="Heather Justice" w:id="9" w:date="2024-09-23T20:39:01Z">
                    <w:rPr>
                      <w:rFonts w:ascii="Arial" w:cs="Arial" w:eastAsia="Arial" w:hAnsi="Arial"/>
                      <w:color w:val="000000"/>
                      <w:sz w:val="28"/>
                      <w:szCs w:val="28"/>
                    </w:rPr>
                  </w:rPrChange>
                </w:rPr>
                <w:t xml:space="preserve">Veteran receives error message “We didn’t receive your online application”</w:t>
              </w:r>
            </w:sdtContent>
          </w:sdt>
        </w:p>
      </w:sdtContent>
    </w:sdt>
    <w:sdt>
      <w:sdtPr>
        <w:tag w:val="goog_rdk_808"/>
      </w:sdtPr>
      <w:sdtContent>
        <w:p w:rsidR="00000000" w:rsidDel="00000000" w:rsidP="00000000" w:rsidRDefault="00000000" w:rsidRPr="00000000" w14:paraId="000001EC">
          <w:pPr>
            <w:rPr>
              <w:rFonts w:ascii="Arial" w:cs="Arial" w:eastAsia="Arial" w:hAnsi="Arial"/>
              <w:rPrChange w:author="Heather Justice" w:id="9" w:date="2024-09-23T20:39:01Z">
                <w:rPr>
                  <w:rFonts w:ascii="Arial" w:cs="Arial" w:eastAsia="Arial" w:hAnsi="Arial"/>
                </w:rPr>
              </w:rPrChange>
            </w:rPr>
          </w:pPr>
          <w:sdt>
            <w:sdtPr>
              <w:tag w:val="goog_rdk_807"/>
            </w:sdtPr>
            <w:sdtContent>
              <w:r w:rsidDel="00000000" w:rsidR="00000000" w:rsidRPr="00000000">
                <w:rPr>
                  <w:rtl w:val="0"/>
                </w:rPr>
              </w:r>
            </w:sdtContent>
          </w:sdt>
        </w:p>
      </w:sdtContent>
    </w:sdt>
    <w:sdt>
      <w:sdtPr>
        <w:tag w:val="goog_rdk_810"/>
      </w:sdtPr>
      <w:sdtContent>
        <w:p w:rsidR="00000000" w:rsidDel="00000000" w:rsidP="00000000" w:rsidRDefault="00000000" w:rsidRPr="00000000" w14:paraId="000001ED">
          <w:pPr>
            <w:spacing w:after="140" w:line="276" w:lineRule="auto"/>
            <w:rPr>
              <w:rFonts w:ascii="Arial" w:cs="Arial" w:eastAsia="Arial" w:hAnsi="Arial"/>
              <w:rPrChange w:author="Heather Justice" w:id="9" w:date="2024-09-23T20:39:01Z">
                <w:rPr>
                  <w:rFonts w:ascii="Arial" w:cs="Arial" w:eastAsia="Arial" w:hAnsi="Arial"/>
                </w:rPr>
              </w:rPrChange>
            </w:rPr>
          </w:pPr>
          <w:sdt>
            <w:sdtPr>
              <w:tag w:val="goog_rdk_809"/>
            </w:sdtPr>
            <w:sdtContent>
              <w:r w:rsidDel="00000000" w:rsidR="00000000" w:rsidRPr="00000000">
                <w:rPr>
                  <w:rFonts w:ascii="Arial" w:cs="Arial" w:eastAsia="Arial" w:hAnsi="Arial"/>
                  <w:rtl w:val="0"/>
                  <w:rPrChange w:author="Heather Justice" w:id="9" w:date="2024-09-23T20:39:01Z">
                    <w:rPr>
                      <w:rFonts w:ascii="Arial" w:cs="Arial" w:eastAsia="Arial" w:hAnsi="Arial"/>
                    </w:rPr>
                  </w:rPrChange>
                </w:rPr>
                <w:t xml:space="preserve">When there is a system failure after the Veteran has submitted their application and the Veteran did not include an email address in the form, the submission fails immediately and an error message is presented to the Veteran on the screen.  The Veteran has the option to try submitting again, or submitting over the phone or in person.</w:t>
              </w:r>
            </w:sdtContent>
          </w:sdt>
        </w:p>
      </w:sdtContent>
    </w:sdt>
    <w:sdt>
      <w:sdtPr>
        <w:tag w:val="goog_rdk_812"/>
      </w:sdtPr>
      <w:sdtContent>
        <w:p w:rsidR="00000000" w:rsidDel="00000000" w:rsidP="00000000" w:rsidRDefault="00000000" w:rsidRPr="00000000" w14:paraId="000001EE">
          <w:pPr>
            <w:spacing w:after="140" w:line="276" w:lineRule="auto"/>
            <w:rPr>
              <w:rFonts w:ascii="Arial" w:cs="Arial" w:eastAsia="Arial" w:hAnsi="Arial"/>
              <w:rPrChange w:author="Heather Justice" w:id="9" w:date="2024-09-23T20:39:01Z">
                <w:rPr>
                  <w:rFonts w:ascii="Arial" w:cs="Arial" w:eastAsia="Arial" w:hAnsi="Arial"/>
                </w:rPr>
              </w:rPrChange>
            </w:rPr>
          </w:pPr>
          <w:sdt>
            <w:sdtPr>
              <w:tag w:val="goog_rdk_811"/>
            </w:sdtPr>
            <w:sdtContent>
              <w:r w:rsidDel="00000000" w:rsidR="00000000" w:rsidRPr="00000000">
                <w:rPr>
                  <w:rtl w:val="0"/>
                </w:rPr>
              </w:r>
            </w:sdtContent>
          </w:sdt>
        </w:p>
      </w:sdtContent>
    </w:sdt>
    <w:sdt>
      <w:sdtPr>
        <w:tag w:val="goog_rdk_814"/>
      </w:sdtPr>
      <w:sdtContent>
        <w:p w:rsidR="00000000" w:rsidDel="00000000" w:rsidP="00000000" w:rsidRDefault="00000000" w:rsidRPr="00000000" w14:paraId="000001EF">
          <w:pPr>
            <w:spacing w:after="140" w:line="276" w:lineRule="auto"/>
            <w:rPr>
              <w:rFonts w:ascii="Arial" w:cs="Arial" w:eastAsia="Arial" w:hAnsi="Arial"/>
              <w:rPrChange w:author="Heather Justice" w:id="9" w:date="2024-09-23T20:39:01Z">
                <w:rPr>
                  <w:rFonts w:ascii="Arial" w:cs="Arial" w:eastAsia="Arial" w:hAnsi="Arial"/>
                </w:rPr>
              </w:rPrChange>
            </w:rPr>
          </w:pPr>
          <w:sdt>
            <w:sdtPr>
              <w:tag w:val="goog_rdk_813"/>
            </w:sdtPr>
            <w:sdtContent>
              <w:r w:rsidDel="00000000" w:rsidR="00000000" w:rsidRPr="00000000">
                <w:rPr>
                  <w:rtl w:val="0"/>
                </w:rPr>
              </w:r>
            </w:sdtContent>
          </w:sdt>
        </w:p>
      </w:sdtContent>
    </w:sdt>
    <w:sdt>
      <w:sdtPr>
        <w:tag w:val="goog_rdk_816"/>
      </w:sdtPr>
      <w:sdtContent>
        <w:p w:rsidR="00000000" w:rsidDel="00000000" w:rsidP="00000000" w:rsidRDefault="00000000" w:rsidRPr="00000000" w14:paraId="000001F0">
          <w:pPr>
            <w:spacing w:after="140" w:line="276" w:lineRule="auto"/>
            <w:rPr>
              <w:rFonts w:ascii="Arial" w:cs="Arial" w:eastAsia="Arial" w:hAnsi="Arial"/>
              <w:rPrChange w:author="Heather Justice" w:id="9" w:date="2024-09-23T20:39:01Z">
                <w:rPr>
                  <w:rFonts w:ascii="Arial" w:cs="Arial" w:eastAsia="Arial" w:hAnsi="Arial"/>
                </w:rPr>
              </w:rPrChange>
            </w:rPr>
          </w:pPr>
          <w:r w:rsidDel="00000000" w:rsidR="00000000" w:rsidRPr="00000000">
            <w:rPr>
              <w:rFonts w:ascii="Arial" w:cs="Arial" w:eastAsia="Arial" w:hAnsi="Arial"/>
              <w:rPrChange w:author="Heather Justice" w:id="9" w:date="2024-09-23T20:39:01Z">
                <w:rPr>
                  <w:rFonts w:ascii="Arial" w:cs="Arial" w:eastAsia="Arial" w:hAnsi="Arial"/>
                </w:rPr>
              </w:rPrChange>
            </w:rPr>
            <w:drawing>
              <wp:inline distB="114300" distT="114300" distL="114300" distR="114300">
                <wp:extent cx="5943600" cy="4826000"/>
                <wp:effectExtent b="0" l="0" r="0" t="0"/>
                <wp:docPr id="345" name="image47.png"/>
                <a:graphic>
                  <a:graphicData uri="http://schemas.openxmlformats.org/drawingml/2006/picture">
                    <pic:pic>
                      <pic:nvPicPr>
                        <pic:cNvPr id="0" name="image47.png"/>
                        <pic:cNvPicPr preferRelativeResize="0"/>
                      </pic:nvPicPr>
                      <pic:blipFill>
                        <a:blip r:embed="rId102"/>
                        <a:srcRect b="0" l="0" r="0" t="0"/>
                        <a:stretch>
                          <a:fillRect/>
                        </a:stretch>
                      </pic:blipFill>
                      <pic:spPr>
                        <a:xfrm>
                          <a:off x="0" y="0"/>
                          <a:ext cx="5943600" cy="4826000"/>
                        </a:xfrm>
                        <a:prstGeom prst="rect"/>
                        <a:ln/>
                      </pic:spPr>
                    </pic:pic>
                  </a:graphicData>
                </a:graphic>
              </wp:inline>
            </w:drawing>
          </w:r>
          <w:sdt>
            <w:sdtPr>
              <w:tag w:val="goog_rdk_815"/>
            </w:sdtPr>
            <w:sdtContent>
              <w:r w:rsidDel="00000000" w:rsidR="00000000" w:rsidRPr="00000000">
                <w:rPr>
                  <w:rtl w:val="0"/>
                </w:rPr>
              </w:r>
            </w:sdtContent>
          </w:sdt>
        </w:p>
      </w:sdtContent>
    </w:sdt>
    <w:sectPr>
      <w:footerReference r:id="rId103" w:type="default"/>
      <w:footerReference r:id="rId104" w:type="first"/>
      <w:pgSz w:h="15840" w:w="12240" w:orient="portrait"/>
      <w:pgMar w:bottom="2016" w:top="1440" w:left="1440" w:right="1440" w:header="0" w:footer="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eather Justice" w:id="4" w:date="2024-09-23T20:44:06Z">
    <w:sdt>
      <w:sdtPr>
        <w:tag w:val="goog_rdk_822"/>
      </w:sdtPr>
      <w:sdtContent>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Change w:author="Heather Justice" w:id="9" w:date="2024-09-23T20:39:01Z">
                <w:rPr>
                  <w:rFonts w:ascii="Arial" w:cs="Arial" w:eastAsia="Arial" w:hAnsi="Arial"/>
                  <w:b w:val="0"/>
                  <w:i w:val="0"/>
                  <w:smallCaps w:val="0"/>
                  <w:strike w:val="0"/>
                  <w:color w:val="000000"/>
                  <w:sz w:val="22"/>
                  <w:szCs w:val="22"/>
                  <w:u w:val="none"/>
                  <w:shd w:fill="auto" w:val="clear"/>
                  <w:vertAlign w:val="baseline"/>
                </w:rPr>
              </w:rPrChange>
            </w:rPr>
          </w:pPr>
          <w:sdt>
            <w:sdtPr>
              <w:tag w:val="goog_rdk_821"/>
            </w:sdtPr>
            <w:sdtContent>
              <w:r w:rsidDel="00000000" w:rsidR="00000000" w:rsidRPr="00000000">
                <w:rPr>
                  <w:rFonts w:ascii="Arial" w:cs="Arial" w:eastAsia="Arial" w:hAnsi="Arial"/>
                  <w:rtl w:val="0"/>
                  <w:rPrChange w:author="Heather Justice" w:id="9" w:date="2024-09-23T20:39:01Z">
                    <w:rPr>
                      <w:rFonts w:ascii="Arial" w:cs="Arial" w:eastAsia="Arial" w:hAnsi="Arial"/>
                      <w:b w:val="0"/>
                      <w:i w:val="0"/>
                      <w:smallCaps w:val="0"/>
                      <w:strike w:val="0"/>
                      <w:color w:val="000000"/>
                      <w:sz w:val="22"/>
                      <w:szCs w:val="22"/>
                      <w:u w:val="none"/>
                      <w:shd w:fill="auto" w:val="clear"/>
                      <w:vertAlign w:val="baseline"/>
                    </w:rPr>
                  </w:rPrChange>
                </w:rPr>
                <w:t xml:space="preserve">New section and screens for Enroll or Register for Unauthenticated users</w:t>
              </w:r>
            </w:sdtContent>
          </w:sdt>
        </w:p>
      </w:sdtContent>
    </w:sdt>
  </w:comment>
  <w:comment w:author="Heather Justice" w:id="1" w:date="2024-09-23T20:47:14Z">
    <w:sdt>
      <w:sdtPr>
        <w:tag w:val="goog_rdk_824"/>
      </w:sdtPr>
      <w:sdtContent>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Change w:author="Heather Justice" w:id="9" w:date="2024-09-23T20:39:01Z">
                <w:rPr>
                  <w:rFonts w:ascii="Arial" w:cs="Arial" w:eastAsia="Arial" w:hAnsi="Arial"/>
                  <w:b w:val="0"/>
                  <w:i w:val="0"/>
                  <w:smallCaps w:val="0"/>
                  <w:strike w:val="0"/>
                  <w:color w:val="000000"/>
                  <w:sz w:val="22"/>
                  <w:szCs w:val="22"/>
                  <w:u w:val="none"/>
                  <w:shd w:fill="auto" w:val="clear"/>
                  <w:vertAlign w:val="baseline"/>
                </w:rPr>
              </w:rPrChange>
            </w:rPr>
          </w:pPr>
          <w:sdt>
            <w:sdtPr>
              <w:tag w:val="goog_rdk_823"/>
            </w:sdtPr>
            <w:sdtContent>
              <w:r w:rsidDel="00000000" w:rsidR="00000000" w:rsidRPr="00000000">
                <w:rPr>
                  <w:rFonts w:ascii="Arial" w:cs="Arial" w:eastAsia="Arial" w:hAnsi="Arial"/>
                  <w:rtl w:val="0"/>
                  <w:rPrChange w:author="Heather Justice" w:id="9" w:date="2024-09-23T20:39:01Z">
                    <w:rPr>
                      <w:rFonts w:ascii="Arial" w:cs="Arial" w:eastAsia="Arial" w:hAnsi="Arial"/>
                      <w:b w:val="0"/>
                      <w:i w:val="0"/>
                      <w:smallCaps w:val="0"/>
                      <w:strike w:val="0"/>
                      <w:color w:val="000000"/>
                      <w:sz w:val="22"/>
                      <w:szCs w:val="22"/>
                      <w:u w:val="none"/>
                      <w:shd w:fill="auto" w:val="clear"/>
                      <w:vertAlign w:val="baseline"/>
                    </w:rPr>
                  </w:rPrChange>
                </w:rPr>
                <w:t xml:space="preserve">new line item</w:t>
              </w:r>
            </w:sdtContent>
          </w:sdt>
        </w:p>
      </w:sdtContent>
    </w:sdt>
  </w:comment>
  <w:comment w:author="Heather Justice" w:id="3" w:date="2024-09-23T20:25:25Z">
    <w:sdt>
      <w:sdtPr>
        <w:tag w:val="goog_rdk_826"/>
      </w:sdtPr>
      <w:sdtContent>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Change w:author="Heather Justice" w:id="9" w:date="2024-09-23T20:39:01Z">
                <w:rPr>
                  <w:rFonts w:ascii="Arial" w:cs="Arial" w:eastAsia="Arial" w:hAnsi="Arial"/>
                  <w:b w:val="0"/>
                  <w:i w:val="0"/>
                  <w:smallCaps w:val="0"/>
                  <w:strike w:val="0"/>
                  <w:color w:val="000000"/>
                  <w:sz w:val="22"/>
                  <w:szCs w:val="22"/>
                  <w:u w:val="none"/>
                  <w:shd w:fill="auto" w:val="clear"/>
                  <w:vertAlign w:val="baseline"/>
                </w:rPr>
              </w:rPrChange>
            </w:rPr>
          </w:pPr>
          <w:sdt>
            <w:sdtPr>
              <w:tag w:val="goog_rdk_825"/>
            </w:sdtPr>
            <w:sdtContent>
              <w:r w:rsidDel="00000000" w:rsidR="00000000" w:rsidRPr="00000000">
                <w:rPr>
                  <w:rFonts w:ascii="Arial" w:cs="Arial" w:eastAsia="Arial" w:hAnsi="Arial"/>
                  <w:rtl w:val="0"/>
                  <w:rPrChange w:author="Heather Justice" w:id="9" w:date="2024-09-23T20:39:01Z">
                    <w:rPr>
                      <w:rFonts w:ascii="Arial" w:cs="Arial" w:eastAsia="Arial" w:hAnsi="Arial"/>
                      <w:b w:val="0"/>
                      <w:i w:val="0"/>
                      <w:smallCaps w:val="0"/>
                      <w:strike w:val="0"/>
                      <w:color w:val="000000"/>
                      <w:sz w:val="22"/>
                      <w:szCs w:val="22"/>
                      <w:u w:val="none"/>
                      <w:shd w:fill="auto" w:val="clear"/>
                      <w:vertAlign w:val="baseline"/>
                    </w:rPr>
                  </w:rPrChange>
                </w:rPr>
                <w:t xml:space="preserve">New section and screens for Enroll or Register for Authenticated users</w:t>
              </w:r>
            </w:sdtContent>
          </w:sdt>
        </w:p>
      </w:sdtContent>
    </w:sdt>
  </w:comment>
  <w:comment w:author="Heather Justice" w:id="0" w:date="2024-09-23T20:47:08Z">
    <w:sdt>
      <w:sdtPr>
        <w:tag w:val="goog_rdk_828"/>
      </w:sdtPr>
      <w:sdtContent>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Change w:author="Heather Justice" w:id="9" w:date="2024-09-23T20:39:01Z">
                <w:rPr>
                  <w:rFonts w:ascii="Arial" w:cs="Arial" w:eastAsia="Arial" w:hAnsi="Arial"/>
                  <w:b w:val="0"/>
                  <w:i w:val="0"/>
                  <w:smallCaps w:val="0"/>
                  <w:strike w:val="0"/>
                  <w:color w:val="000000"/>
                  <w:sz w:val="22"/>
                  <w:szCs w:val="22"/>
                  <w:u w:val="none"/>
                  <w:shd w:fill="auto" w:val="clear"/>
                  <w:vertAlign w:val="baseline"/>
                </w:rPr>
              </w:rPrChange>
            </w:rPr>
          </w:pPr>
          <w:sdt>
            <w:sdtPr>
              <w:tag w:val="goog_rdk_827"/>
            </w:sdtPr>
            <w:sdtContent>
              <w:r w:rsidDel="00000000" w:rsidR="00000000" w:rsidRPr="00000000">
                <w:rPr>
                  <w:rFonts w:ascii="Arial" w:cs="Arial" w:eastAsia="Arial" w:hAnsi="Arial"/>
                  <w:rtl w:val="0"/>
                  <w:rPrChange w:author="Heather Justice" w:id="9" w:date="2024-09-23T20:39:01Z">
                    <w:rPr>
                      <w:rFonts w:ascii="Arial" w:cs="Arial" w:eastAsia="Arial" w:hAnsi="Arial"/>
                      <w:b w:val="0"/>
                      <w:i w:val="0"/>
                      <w:smallCaps w:val="0"/>
                      <w:strike w:val="0"/>
                      <w:color w:val="000000"/>
                      <w:sz w:val="22"/>
                      <w:szCs w:val="22"/>
                      <w:u w:val="none"/>
                      <w:shd w:fill="auto" w:val="clear"/>
                      <w:vertAlign w:val="baseline"/>
                    </w:rPr>
                  </w:rPrChange>
                </w:rPr>
                <w:t xml:space="preserve">New line item</w:t>
              </w:r>
            </w:sdtContent>
          </w:sdt>
        </w:p>
      </w:sdtContent>
    </w:sdt>
  </w:comment>
  <w:comment w:author="Heather Justice" w:id="2" w:date="2024-09-23T20:07:08Z">
    <w:sdt>
      <w:sdtPr>
        <w:tag w:val="goog_rdk_830"/>
      </w:sdtPr>
      <w:sdtContent>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Change w:author="Heather Justice" w:id="9" w:date="2024-09-23T20:39:01Z">
                <w:rPr>
                  <w:rFonts w:ascii="Arial" w:cs="Arial" w:eastAsia="Arial" w:hAnsi="Arial"/>
                  <w:b w:val="0"/>
                  <w:i w:val="0"/>
                  <w:smallCaps w:val="0"/>
                  <w:strike w:val="0"/>
                  <w:color w:val="000000"/>
                  <w:sz w:val="22"/>
                  <w:szCs w:val="22"/>
                  <w:u w:val="none"/>
                  <w:shd w:fill="auto" w:val="clear"/>
                  <w:vertAlign w:val="baseline"/>
                </w:rPr>
              </w:rPrChange>
            </w:rPr>
          </w:pPr>
          <w:sdt>
            <w:sdtPr>
              <w:tag w:val="goog_rdk_829"/>
            </w:sdtPr>
            <w:sdtContent>
              <w:r w:rsidDel="00000000" w:rsidR="00000000" w:rsidRPr="00000000">
                <w:rPr>
                  <w:rFonts w:ascii="Arial" w:cs="Arial" w:eastAsia="Arial" w:hAnsi="Arial"/>
                  <w:rtl w:val="0"/>
                  <w:rPrChange w:author="Heather Justice" w:id="9" w:date="2024-09-23T20:39:01Z">
                    <w:rPr>
                      <w:rFonts w:ascii="Arial" w:cs="Arial" w:eastAsia="Arial" w:hAnsi="Arial"/>
                      <w:b w:val="0"/>
                      <w:i w:val="0"/>
                      <w:smallCaps w:val="0"/>
                      <w:strike w:val="0"/>
                      <w:color w:val="000000"/>
                      <w:sz w:val="22"/>
                      <w:szCs w:val="22"/>
                      <w:u w:val="none"/>
                      <w:shd w:fill="auto" w:val="clear"/>
                      <w:vertAlign w:val="baseline"/>
                    </w:rPr>
                  </w:rPrChange>
                </w:rPr>
                <w:t xml:space="preserve">Replaced image</w:t>
              </w:r>
            </w:sdtContent>
          </w:sdt>
        </w:p>
      </w:sdtContent>
    </w:sdt>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F3" w15:done="0"/>
  <w15:commentEx w15:paraId="000001F4" w15:done="0"/>
  <w15:commentEx w15:paraId="000001F5" w15:done="0"/>
  <w15:commentEx w15:paraId="000001F6" w15:done="0"/>
  <w15:commentEx w15:paraId="000001F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sdt>
    <w:sdtPr>
      <w:tag w:val="goog_rdk_818"/>
    </w:sdtPr>
    <w:sdtContent>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center" w:leader="none" w:pos="4680"/>
            <w:tab w:val="right" w:leader="none" w:pos="9360"/>
          </w:tabs>
          <w:jc w:val="right"/>
          <w:rPr>
            <w:rFonts w:ascii="Arial" w:cs="Arial" w:eastAsia="Arial" w:hAnsi="Arial"/>
            <w:rPrChange w:author="Heather Justice" w:id="9" w:date="2024-09-23T20:39:01Z">
              <w:rPr>
                <w:color w:val="000000"/>
              </w:rPr>
            </w:rPrChange>
          </w:rPr>
        </w:pPr>
        <w:r w:rsidDel="00000000" w:rsidR="00000000" w:rsidRPr="00000000">
          <w:rPr>
            <w:color w:val="000000"/>
          </w:rPr>
          <w:fldChar w:fldCharType="begin"/>
          <w:instrText xml:space="preserve">PAGE</w:instrText>
          <w:fldChar w:fldCharType="separate"/>
          <w:fldChar w:fldCharType="end"/>
        </w:r>
        <w:sdt>
          <w:sdtPr>
            <w:tag w:val="goog_rdk_817"/>
          </w:sdtPr>
          <w:sdtContent>
            <w:r w:rsidDel="00000000" w:rsidR="00000000" w:rsidRPr="00000000">
              <w:rPr>
                <w:rtl w:val="0"/>
              </w:rPr>
            </w:r>
          </w:sdtContent>
        </w:sdt>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sdt>
    <w:sdtPr>
      <w:tag w:val="goog_rdk_820"/>
    </w:sdtPr>
    <w:sdtContent>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center" w:leader="none" w:pos="4680"/>
            <w:tab w:val="right" w:leader="none" w:pos="9360"/>
          </w:tabs>
          <w:rPr>
            <w:rFonts w:ascii="Arial" w:cs="Arial" w:eastAsia="Arial" w:hAnsi="Arial"/>
            <w:rPrChange w:author="Heather Justice" w:id="9" w:date="2024-09-23T20:39:01Z">
              <w:rPr>
                <w:color w:val="000000"/>
              </w:rPr>
            </w:rPrChange>
          </w:rPr>
        </w:pPr>
        <w:sdt>
          <w:sdtPr>
            <w:tag w:val="goog_rdk_819"/>
          </w:sdtPr>
          <w:sdtContent>
            <w:r w:rsidDel="00000000" w:rsidR="00000000" w:rsidRPr="00000000">
              <w:rPr>
                <w:rtl w:val="0"/>
              </w:rPr>
            </w:r>
          </w:sdtContent>
        </w:sdt>
      </w:p>
    </w:sdtContent>
  </w:sdt>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shd w:fill="ffffff" w:val="clear"/>
      <w:ind w:right="2250"/>
    </w:pPr>
    <w:rPr>
      <w:color w:val="2f5496"/>
      <w:sz w:val="26"/>
      <w:szCs w:val="26"/>
    </w:rPr>
  </w:style>
  <w:style w:type="paragraph" w:styleId="Heading3">
    <w:name w:val="heading 3"/>
    <w:basedOn w:val="Normal"/>
    <w:next w:val="Normal"/>
    <w:pPr>
      <w:keepNext w:val="1"/>
      <w:keepLines w:val="1"/>
      <w:spacing w:before="40" w:lineRule="auto"/>
    </w:pPr>
    <w:rPr>
      <w:color w:val="1f3863"/>
    </w:rPr>
  </w:style>
  <w:style w:type="paragraph" w:styleId="Heading4">
    <w:name w:val="heading 4"/>
    <w:basedOn w:val="Normal"/>
    <w:next w:val="Normal"/>
    <w:pPr>
      <w:keepNext w:val="1"/>
      <w:keepLines w:val="1"/>
      <w:spacing w:before="40" w:lineRule="auto"/>
    </w:pPr>
    <w:rPr>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shd w:fill="ffffff" w:val="clear"/>
      <w:ind w:right="2250"/>
    </w:pPr>
    <w:rPr>
      <w:color w:val="2f5496"/>
      <w:sz w:val="26"/>
      <w:szCs w:val="26"/>
    </w:rPr>
  </w:style>
  <w:style w:type="paragraph" w:styleId="Heading3">
    <w:name w:val="heading 3"/>
    <w:basedOn w:val="Normal"/>
    <w:next w:val="Normal"/>
    <w:pPr>
      <w:keepNext w:val="1"/>
      <w:keepLines w:val="1"/>
      <w:spacing w:before="40" w:lineRule="auto"/>
    </w:pPr>
    <w:rPr>
      <w:color w:val="1f3863"/>
    </w:rPr>
  </w:style>
  <w:style w:type="paragraph" w:styleId="Heading4">
    <w:name w:val="heading 4"/>
    <w:basedOn w:val="Normal"/>
    <w:next w:val="Normal"/>
    <w:pPr>
      <w:keepNext w:val="1"/>
      <w:keepLines w:val="1"/>
      <w:spacing w:before="40" w:lineRule="auto"/>
    </w:pPr>
    <w:rPr>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outlineLvl w:val="0"/>
    </w:pPr>
    <w:rPr>
      <w:b w:val="1"/>
      <w:sz w:val="48"/>
      <w:szCs w:val="48"/>
    </w:rPr>
  </w:style>
  <w:style w:type="paragraph" w:styleId="Heading2">
    <w:name w:val="heading 2"/>
    <w:basedOn w:val="Normal"/>
    <w:next w:val="Normal"/>
    <w:uiPriority w:val="9"/>
    <w:unhideWhenUsed w:val="1"/>
    <w:qFormat w:val="1"/>
    <w:pPr>
      <w:shd w:color="auto" w:fill="ffffff" w:val="clear"/>
      <w:ind w:right="2250"/>
      <w:outlineLvl w:val="1"/>
    </w:pPr>
    <w:rPr>
      <w:color w:val="2f5496"/>
      <w:sz w:val="26"/>
      <w:szCs w:val="26"/>
    </w:rPr>
  </w:style>
  <w:style w:type="paragraph" w:styleId="Heading3">
    <w:name w:val="heading 3"/>
    <w:basedOn w:val="Normal"/>
    <w:next w:val="Normal"/>
    <w:uiPriority w:val="9"/>
    <w:unhideWhenUsed w:val="1"/>
    <w:qFormat w:val="1"/>
    <w:pPr>
      <w:keepNext w:val="1"/>
      <w:keepLines w:val="1"/>
      <w:spacing w:before="40"/>
      <w:outlineLvl w:val="2"/>
    </w:pPr>
    <w:rPr>
      <w:color w:val="1f3863"/>
    </w:rPr>
  </w:style>
  <w:style w:type="paragraph" w:styleId="Heading4">
    <w:name w:val="heading 4"/>
    <w:basedOn w:val="Normal"/>
    <w:next w:val="Normal"/>
    <w:uiPriority w:val="9"/>
    <w:semiHidden w:val="1"/>
    <w:unhideWhenUsed w:val="1"/>
    <w:qFormat w:val="1"/>
    <w:pPr>
      <w:keepNext w:val="1"/>
      <w:keepLines w:val="1"/>
      <w:spacing w:before="40"/>
      <w:outlineLvl w:val="3"/>
    </w:pPr>
    <w:rPr>
      <w:i w:val="1"/>
      <w:color w:val="2f5496"/>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49.png"/><Relationship Id="rId41" Type="http://schemas.openxmlformats.org/officeDocument/2006/relationships/image" Target="media/image56.png"/><Relationship Id="rId44" Type="http://schemas.openxmlformats.org/officeDocument/2006/relationships/image" Target="media/image51.png"/><Relationship Id="rId43" Type="http://schemas.openxmlformats.org/officeDocument/2006/relationships/image" Target="media/image64.png"/><Relationship Id="rId46" Type="http://schemas.openxmlformats.org/officeDocument/2006/relationships/image" Target="media/image5.png"/><Relationship Id="rId45" Type="http://schemas.openxmlformats.org/officeDocument/2006/relationships/image" Target="media/image61.png"/><Relationship Id="rId104" Type="http://schemas.openxmlformats.org/officeDocument/2006/relationships/footer" Target="footer2.xml"/><Relationship Id="rId48" Type="http://schemas.openxmlformats.org/officeDocument/2006/relationships/image" Target="media/image10.png"/><Relationship Id="rId47" Type="http://schemas.openxmlformats.org/officeDocument/2006/relationships/image" Target="media/image23.png"/><Relationship Id="rId49" Type="http://schemas.openxmlformats.org/officeDocument/2006/relationships/hyperlink" Target="https://docs.google.com/document/d/1q11ictK4zNJR4xZSBCcdndDI_PTItqzqFKfw8N3c1cA/edit?pli=1#bookmark=id.19c6y18" TargetMode="External"/><Relationship Id="rId103" Type="http://schemas.openxmlformats.org/officeDocument/2006/relationships/footer" Target="footer1.xml"/><Relationship Id="rId102" Type="http://schemas.openxmlformats.org/officeDocument/2006/relationships/image" Target="media/image47.png"/><Relationship Id="rId101" Type="http://schemas.openxmlformats.org/officeDocument/2006/relationships/image" Target="media/image58.png"/><Relationship Id="rId100" Type="http://schemas.openxmlformats.org/officeDocument/2006/relationships/image" Target="media/image57.png"/><Relationship Id="rId31" Type="http://schemas.openxmlformats.org/officeDocument/2006/relationships/image" Target="media/image70.png"/><Relationship Id="rId30" Type="http://schemas.openxmlformats.org/officeDocument/2006/relationships/image" Target="media/image15.png"/><Relationship Id="rId33" Type="http://schemas.openxmlformats.org/officeDocument/2006/relationships/image" Target="media/image79.png"/><Relationship Id="rId32" Type="http://schemas.openxmlformats.org/officeDocument/2006/relationships/image" Target="media/image75.png"/><Relationship Id="rId35" Type="http://schemas.openxmlformats.org/officeDocument/2006/relationships/image" Target="media/image48.png"/><Relationship Id="rId34" Type="http://schemas.openxmlformats.org/officeDocument/2006/relationships/image" Target="media/image83.png"/><Relationship Id="rId37" Type="http://schemas.openxmlformats.org/officeDocument/2006/relationships/image" Target="media/image46.png"/><Relationship Id="rId36" Type="http://schemas.openxmlformats.org/officeDocument/2006/relationships/image" Target="media/image50.png"/><Relationship Id="rId39" Type="http://schemas.openxmlformats.org/officeDocument/2006/relationships/image" Target="media/image38.png"/><Relationship Id="rId38" Type="http://schemas.openxmlformats.org/officeDocument/2006/relationships/image" Target="media/image77.png"/><Relationship Id="rId20" Type="http://schemas.openxmlformats.org/officeDocument/2006/relationships/hyperlink" Target="tel:+18772228387" TargetMode="External"/><Relationship Id="rId22" Type="http://schemas.openxmlformats.org/officeDocument/2006/relationships/image" Target="media/image66.png"/><Relationship Id="rId21" Type="http://schemas.openxmlformats.org/officeDocument/2006/relationships/image" Target="media/image82.png"/><Relationship Id="rId24" Type="http://schemas.openxmlformats.org/officeDocument/2006/relationships/image" Target="media/image67.png"/><Relationship Id="rId23" Type="http://schemas.openxmlformats.org/officeDocument/2006/relationships/image" Target="media/image71.png"/><Relationship Id="rId26" Type="http://schemas.openxmlformats.org/officeDocument/2006/relationships/image" Target="media/image78.png"/><Relationship Id="rId25" Type="http://schemas.openxmlformats.org/officeDocument/2006/relationships/image" Target="media/image68.png"/><Relationship Id="rId28" Type="http://schemas.openxmlformats.org/officeDocument/2006/relationships/image" Target="media/image76.png"/><Relationship Id="rId27" Type="http://schemas.openxmlformats.org/officeDocument/2006/relationships/image" Target="media/image6.png"/><Relationship Id="rId29" Type="http://schemas.openxmlformats.org/officeDocument/2006/relationships/image" Target="media/image53.png"/><Relationship Id="rId95" Type="http://schemas.openxmlformats.org/officeDocument/2006/relationships/image" Target="media/image25.png"/><Relationship Id="rId94" Type="http://schemas.openxmlformats.org/officeDocument/2006/relationships/image" Target="media/image20.png"/><Relationship Id="rId97" Type="http://schemas.openxmlformats.org/officeDocument/2006/relationships/image" Target="media/image43.png"/><Relationship Id="rId96" Type="http://schemas.openxmlformats.org/officeDocument/2006/relationships/image" Target="media/image45.png"/><Relationship Id="rId11" Type="http://schemas.openxmlformats.org/officeDocument/2006/relationships/hyperlink" Target="https://www.va.gov/health-care/" TargetMode="External"/><Relationship Id="rId99" Type="http://schemas.openxmlformats.org/officeDocument/2006/relationships/image" Target="media/image42.png"/><Relationship Id="rId10" Type="http://schemas.openxmlformats.org/officeDocument/2006/relationships/image" Target="media/image60.png"/><Relationship Id="rId98" Type="http://schemas.openxmlformats.org/officeDocument/2006/relationships/image" Target="media/image41.png"/><Relationship Id="rId13" Type="http://schemas.openxmlformats.org/officeDocument/2006/relationships/image" Target="media/image69.png"/><Relationship Id="rId12" Type="http://schemas.openxmlformats.org/officeDocument/2006/relationships/image" Target="media/image62.png"/><Relationship Id="rId91" Type="http://schemas.openxmlformats.org/officeDocument/2006/relationships/image" Target="media/image37.png"/><Relationship Id="rId90" Type="http://schemas.openxmlformats.org/officeDocument/2006/relationships/image" Target="media/image28.png"/><Relationship Id="rId93" Type="http://schemas.openxmlformats.org/officeDocument/2006/relationships/image" Target="media/image27.png"/><Relationship Id="rId92" Type="http://schemas.openxmlformats.org/officeDocument/2006/relationships/image" Target="media/image44.png"/><Relationship Id="rId15" Type="http://schemas.openxmlformats.org/officeDocument/2006/relationships/image" Target="media/image63.png"/><Relationship Id="rId14" Type="http://schemas.openxmlformats.org/officeDocument/2006/relationships/hyperlink" Target="https://staging.va.gov/health-care/apply-for-health-care-form-10-10ez/id-form" TargetMode="External"/><Relationship Id="rId17" Type="http://schemas.openxmlformats.org/officeDocument/2006/relationships/image" Target="media/image81.png"/><Relationship Id="rId16" Type="http://schemas.openxmlformats.org/officeDocument/2006/relationships/image" Target="media/image65.png"/><Relationship Id="rId19" Type="http://schemas.openxmlformats.org/officeDocument/2006/relationships/image" Target="media/image72.png"/><Relationship Id="rId18" Type="http://schemas.openxmlformats.org/officeDocument/2006/relationships/image" Target="media/image74.png"/><Relationship Id="rId84" Type="http://schemas.openxmlformats.org/officeDocument/2006/relationships/image" Target="media/image22.png"/><Relationship Id="rId83" Type="http://schemas.openxmlformats.org/officeDocument/2006/relationships/image" Target="media/image31.png"/><Relationship Id="rId86" Type="http://schemas.openxmlformats.org/officeDocument/2006/relationships/image" Target="media/image24.png"/><Relationship Id="rId85" Type="http://schemas.openxmlformats.org/officeDocument/2006/relationships/image" Target="media/image21.png"/><Relationship Id="rId88" Type="http://schemas.openxmlformats.org/officeDocument/2006/relationships/image" Target="media/image29.png"/><Relationship Id="rId87" Type="http://schemas.openxmlformats.org/officeDocument/2006/relationships/hyperlink" Target="https://www.va.gov/find-locations" TargetMode="External"/><Relationship Id="rId89" Type="http://schemas.openxmlformats.org/officeDocument/2006/relationships/image" Target="media/image35.png"/><Relationship Id="rId80" Type="http://schemas.openxmlformats.org/officeDocument/2006/relationships/image" Target="media/image55.png"/><Relationship Id="rId82" Type="http://schemas.openxmlformats.org/officeDocument/2006/relationships/image" Target="media/image59.png"/><Relationship Id="rId81"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2.png"/><Relationship Id="rId72" Type="http://schemas.openxmlformats.org/officeDocument/2006/relationships/image" Target="media/image17.png"/><Relationship Id="rId75" Type="http://schemas.openxmlformats.org/officeDocument/2006/relationships/image" Target="media/image39.png"/><Relationship Id="rId74" Type="http://schemas.openxmlformats.org/officeDocument/2006/relationships/image" Target="media/image34.png"/><Relationship Id="rId77" Type="http://schemas.openxmlformats.org/officeDocument/2006/relationships/image" Target="media/image36.png"/><Relationship Id="rId76" Type="http://schemas.openxmlformats.org/officeDocument/2006/relationships/image" Target="media/image30.png"/><Relationship Id="rId79" Type="http://schemas.openxmlformats.org/officeDocument/2006/relationships/image" Target="media/image33.png"/><Relationship Id="rId78" Type="http://schemas.openxmlformats.org/officeDocument/2006/relationships/image" Target="media/image73.png"/><Relationship Id="rId71" Type="http://schemas.openxmlformats.org/officeDocument/2006/relationships/image" Target="media/image16.png"/><Relationship Id="rId70" Type="http://schemas.openxmlformats.org/officeDocument/2006/relationships/image" Target="media/image2.png"/><Relationship Id="rId62" Type="http://schemas.openxmlformats.org/officeDocument/2006/relationships/image" Target="media/image52.png"/><Relationship Id="rId61" Type="http://schemas.openxmlformats.org/officeDocument/2006/relationships/hyperlink" Target="https://www.va.gov/records/get-military-service-records/" TargetMode="External"/><Relationship Id="rId64" Type="http://schemas.openxmlformats.org/officeDocument/2006/relationships/image" Target="media/image8.png"/><Relationship Id="rId63" Type="http://schemas.openxmlformats.org/officeDocument/2006/relationships/image" Target="media/image14.png"/><Relationship Id="rId66" Type="http://schemas.openxmlformats.org/officeDocument/2006/relationships/image" Target="media/image3.png"/><Relationship Id="rId65" Type="http://schemas.openxmlformats.org/officeDocument/2006/relationships/image" Target="media/image4.png"/><Relationship Id="rId68" Type="http://schemas.openxmlformats.org/officeDocument/2006/relationships/image" Target="media/image13.png"/><Relationship Id="rId67" Type="http://schemas.openxmlformats.org/officeDocument/2006/relationships/image" Target="media/image11.png"/><Relationship Id="rId60" Type="http://schemas.openxmlformats.org/officeDocument/2006/relationships/image" Target="media/image26.png"/><Relationship Id="rId69" Type="http://schemas.openxmlformats.org/officeDocument/2006/relationships/image" Target="media/image9.png"/><Relationship Id="rId51" Type="http://schemas.openxmlformats.org/officeDocument/2006/relationships/hyperlink" Target="https://docs.google.com/document/d/1q11ictK4zNJR4xZSBCcdndDI_PTItqzqFKfw8N3c1cA/edit?pli=1#bookmark=id.19c6y18" TargetMode="External"/><Relationship Id="rId50" Type="http://schemas.openxmlformats.org/officeDocument/2006/relationships/image" Target="media/image19.png"/><Relationship Id="rId53" Type="http://schemas.openxmlformats.org/officeDocument/2006/relationships/hyperlink" Target="https://docs.google.com/document/d/1q11ictK4zNJR4xZSBCcdndDI_PTItqzqFKfw8N3c1cA/edit?pli=1#bookmark=id.19c6y18" TargetMode="External"/><Relationship Id="rId52" Type="http://schemas.openxmlformats.org/officeDocument/2006/relationships/image" Target="media/image1.png"/><Relationship Id="rId55" Type="http://schemas.openxmlformats.org/officeDocument/2006/relationships/hyperlink" Target="https://docs.google.com/document/d/1q11ictK4zNJR4xZSBCcdndDI_PTItqzqFKfw8N3c1cA/edit?pli=1#bookmark=id.19c6y18" TargetMode="External"/><Relationship Id="rId54" Type="http://schemas.openxmlformats.org/officeDocument/2006/relationships/image" Target="media/image12.png"/><Relationship Id="rId57" Type="http://schemas.openxmlformats.org/officeDocument/2006/relationships/hyperlink" Target="https://docs.google.com/document/d/1q11ictK4zNJR4xZSBCcdndDI_PTItqzqFKfw8N3c1cA/edit?pli=1#bookmark=id.19c6y18" TargetMode="External"/><Relationship Id="rId56" Type="http://schemas.openxmlformats.org/officeDocument/2006/relationships/image" Target="media/image18.png"/><Relationship Id="rId59" Type="http://schemas.openxmlformats.org/officeDocument/2006/relationships/hyperlink" Target="https://docs.google.com/document/d/1q11ictK4zNJR4xZSBCcdndDI_PTItqzqFKfw8N3c1cA/edit?pli=1#bookmark=id.19c6y18" TargetMode="External"/><Relationship Id="rId5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0jRbRv45mVuApS8c3chf6vgE1w==">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2024-07-11T23:12:00Z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0x010100B2135CE5E7B8E246A45FC0D958446D8C</vt:lpwstr>
  </property>
  <property fmtid="{D5CDD505-2E9C-101B-9397-08002B2CF9AE}" pid="3" name="MediaServiceImageTags">
    <vt:lpwstr>MediaServiceImageTags</vt:lpwstr>
  </property>
</Properties>
</file>